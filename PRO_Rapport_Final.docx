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6E032A" w14:textId="77777777" w:rsidR="00E6537E" w:rsidRDefault="00E6537E" w:rsidP="00E6537E"/>
    <w:p w14:paraId="4AB24930" w14:textId="77777777" w:rsidR="00E6537E" w:rsidRDefault="00E6537E" w:rsidP="00E6537E"/>
    <w:p w14:paraId="7B40F89D" w14:textId="77777777" w:rsidR="00E6537E" w:rsidRDefault="00E6537E" w:rsidP="00E6537E"/>
    <w:p w14:paraId="75472466" w14:textId="435023D5" w:rsidR="00E6537E" w:rsidRDefault="00E6537E" w:rsidP="00E6537E">
      <w:bookmarkStart w:id="0" w:name="_GoBack"/>
      <w:bookmarkEnd w:id="0"/>
    </w:p>
    <w:p w14:paraId="181E8E1C" w14:textId="435023D5" w:rsidR="00B92F30" w:rsidRDefault="00B92F30" w:rsidP="00E6537E"/>
    <w:p w14:paraId="52EC653C" w14:textId="1F3107F2" w:rsidR="00B92F30" w:rsidRDefault="00B92F30" w:rsidP="00E6537E"/>
    <w:p w14:paraId="46C22419" w14:textId="1F3107F2" w:rsidR="002E6822" w:rsidRDefault="002E6822" w:rsidP="00E6537E"/>
    <w:p w14:paraId="5578BF73" w14:textId="1DFE7A99" w:rsidR="002E6822" w:rsidRDefault="002E6822" w:rsidP="00E6537E"/>
    <w:p w14:paraId="3E360515" w14:textId="69460625" w:rsidR="00DF052C" w:rsidRPr="00681073" w:rsidRDefault="29906FA7" w:rsidP="29906FA7">
      <w:pPr>
        <w:pStyle w:val="Titre"/>
        <w:rPr>
          <w:lang w:val="en-US"/>
        </w:rPr>
      </w:pPr>
      <w:commentRangeStart w:id="1"/>
      <w:commentRangeStart w:id="2"/>
      <w:commentRangeStart w:id="3"/>
      <w:r w:rsidRPr="29906FA7">
        <w:rPr>
          <w:lang w:val="en-US"/>
        </w:rPr>
        <w:t>SmartCity</w:t>
      </w:r>
      <w:commentRangeEnd w:id="1"/>
      <w:r w:rsidR="648A051D">
        <w:commentReference w:id="1"/>
      </w:r>
      <w:commentRangeEnd w:id="2"/>
      <w:r w:rsidR="648A051D">
        <w:commentReference w:id="2"/>
      </w:r>
      <w:commentRangeEnd w:id="3"/>
      <w:r w:rsidR="648A051D">
        <w:commentReference w:id="3"/>
      </w:r>
    </w:p>
    <w:p w14:paraId="396DD33E" w14:textId="435023D5" w:rsidR="003735B1" w:rsidRPr="00681073" w:rsidRDefault="003735B1" w:rsidP="003735B1">
      <w:pPr>
        <w:rPr>
          <w:lang w:val="en-US"/>
        </w:rPr>
      </w:pPr>
    </w:p>
    <w:p w14:paraId="071D4708" w14:textId="435023D5" w:rsidR="00B92F30" w:rsidRPr="00681073" w:rsidRDefault="00B92F30" w:rsidP="003735B1">
      <w:pPr>
        <w:rPr>
          <w:lang w:val="en-US"/>
        </w:rPr>
      </w:pPr>
    </w:p>
    <w:p w14:paraId="1AFB2213" w14:textId="435023D5" w:rsidR="00B92F30" w:rsidRPr="00681073" w:rsidRDefault="00B92F30" w:rsidP="003735B1">
      <w:pPr>
        <w:rPr>
          <w:lang w:val="en-US"/>
        </w:rPr>
      </w:pPr>
    </w:p>
    <w:p w14:paraId="10A16368" w14:textId="435023D5" w:rsidR="00B92F30" w:rsidRPr="00681073" w:rsidRDefault="00B92F30" w:rsidP="003735B1">
      <w:pPr>
        <w:rPr>
          <w:lang w:val="en-US"/>
        </w:rPr>
      </w:pPr>
    </w:p>
    <w:p w14:paraId="0172E0C8" w14:textId="435023D5" w:rsidR="00B92F30" w:rsidRPr="00681073" w:rsidRDefault="00B92F30" w:rsidP="003735B1">
      <w:pPr>
        <w:rPr>
          <w:lang w:val="en-US"/>
        </w:rPr>
      </w:pPr>
    </w:p>
    <w:p w14:paraId="0F151D59" w14:textId="0F3F0F7F" w:rsidR="00B92F30" w:rsidRPr="00681073" w:rsidRDefault="037775C9" w:rsidP="037775C9">
      <w:pPr>
        <w:jc w:val="center"/>
        <w:rPr>
          <w:lang w:val="en-US"/>
        </w:rPr>
      </w:pPr>
      <w:r w:rsidRPr="037775C9">
        <w:rPr>
          <w:lang w:val="en-US"/>
        </w:rPr>
        <w:t>par</w:t>
      </w:r>
    </w:p>
    <w:p w14:paraId="27237E49" w14:textId="0F3F0F7F" w:rsidR="0076290D" w:rsidRPr="00681073" w:rsidRDefault="29906FA7" w:rsidP="29906FA7">
      <w:pPr>
        <w:jc w:val="center"/>
        <w:rPr>
          <w:lang w:val="en-US"/>
        </w:rPr>
      </w:pPr>
      <w:r w:rsidRPr="29906FA7">
        <w:rPr>
          <w:lang w:val="en-US"/>
        </w:rPr>
        <w:t>Tano Iannetta</w:t>
      </w:r>
    </w:p>
    <w:p w14:paraId="06AA0250" w14:textId="0F3F0F7F" w:rsidR="0076290D" w:rsidRPr="00681073" w:rsidRDefault="037775C9" w:rsidP="037775C9">
      <w:pPr>
        <w:jc w:val="center"/>
        <w:rPr>
          <w:lang w:val="en-US"/>
        </w:rPr>
      </w:pPr>
      <w:r w:rsidRPr="037775C9">
        <w:rPr>
          <w:lang w:val="en-US"/>
        </w:rPr>
        <w:t>Loan Lassalle</w:t>
      </w:r>
    </w:p>
    <w:p w14:paraId="432774F4" w14:textId="0F3F0F7F" w:rsidR="0076290D" w:rsidRPr="00681073" w:rsidRDefault="29906FA7" w:rsidP="29906FA7">
      <w:pPr>
        <w:jc w:val="center"/>
        <w:rPr>
          <w:lang w:val="en-US"/>
        </w:rPr>
      </w:pPr>
      <w:r w:rsidRPr="29906FA7">
        <w:rPr>
          <w:lang w:val="en-US"/>
        </w:rPr>
        <w:t>Luana Martelli</w:t>
      </w:r>
    </w:p>
    <w:p w14:paraId="2B4F0100" w14:textId="3D2C6237" w:rsidR="00786E34" w:rsidRPr="00681073" w:rsidRDefault="29906FA7" w:rsidP="29906FA7">
      <w:pPr>
        <w:jc w:val="center"/>
        <w:rPr>
          <w:lang w:val="en-US"/>
        </w:rPr>
      </w:pPr>
      <w:r w:rsidRPr="29906FA7">
        <w:rPr>
          <w:lang w:val="en-US"/>
        </w:rPr>
        <w:t>Wojciech Myszkorowski</w:t>
      </w:r>
    </w:p>
    <w:p w14:paraId="60D496F7" w14:textId="3D2C6237" w:rsidR="00400C1D" w:rsidRPr="00681073" w:rsidRDefault="037775C9" w:rsidP="037775C9">
      <w:pPr>
        <w:jc w:val="center"/>
        <w:rPr>
          <w:lang w:val="en-US"/>
        </w:rPr>
      </w:pPr>
      <w:r w:rsidRPr="037775C9">
        <w:rPr>
          <w:lang w:val="en-US"/>
        </w:rPr>
        <w:t>Camilo Pineda</w:t>
      </w:r>
    </w:p>
    <w:p w14:paraId="66429216" w14:textId="3D2C6237" w:rsidR="005E49DF" w:rsidRDefault="29906FA7" w:rsidP="00593AB3">
      <w:pPr>
        <w:jc w:val="center"/>
      </w:pPr>
      <w:r>
        <w:t>Jérémie Zanone</w:t>
      </w:r>
    </w:p>
    <w:p w14:paraId="39D00E9F" w14:textId="1F3107F2" w:rsidR="00723438" w:rsidRDefault="00723438" w:rsidP="00593AB3">
      <w:pPr>
        <w:jc w:val="center"/>
      </w:pPr>
    </w:p>
    <w:p w14:paraId="1858990E" w14:textId="1F3107F2" w:rsidR="002E6822" w:rsidRDefault="002E6822" w:rsidP="00593AB3">
      <w:pPr>
        <w:jc w:val="center"/>
      </w:pPr>
    </w:p>
    <w:p w14:paraId="01A9CE7B" w14:textId="1F3107F2" w:rsidR="002E6822" w:rsidRDefault="002E6822" w:rsidP="00593AB3">
      <w:pPr>
        <w:jc w:val="center"/>
      </w:pPr>
    </w:p>
    <w:p w14:paraId="08844663" w14:textId="3D2C6237" w:rsidR="00723438" w:rsidRDefault="29906FA7" w:rsidP="00593AB3">
      <w:pPr>
        <w:jc w:val="center"/>
      </w:pPr>
      <w:r>
        <w:t>sous la direction du Professeur René Rentsch</w:t>
      </w:r>
    </w:p>
    <w:p w14:paraId="46F187A0" w14:textId="48539D5E" w:rsidR="00875210" w:rsidRDefault="00875210" w:rsidP="00593AB3">
      <w:pPr>
        <w:jc w:val="center"/>
      </w:pPr>
    </w:p>
    <w:p w14:paraId="334D0D29" w14:textId="48539D5E" w:rsidR="00875210" w:rsidRDefault="00875210" w:rsidP="00593AB3">
      <w:pPr>
        <w:jc w:val="center"/>
      </w:pPr>
    </w:p>
    <w:p w14:paraId="7A2F7457" w14:textId="1F3107F2" w:rsidR="00875210" w:rsidRDefault="00875210" w:rsidP="00593AB3">
      <w:pPr>
        <w:jc w:val="center"/>
      </w:pPr>
    </w:p>
    <w:p w14:paraId="6DA1AE38" w14:textId="0A5C45E6" w:rsidR="002E6822" w:rsidRDefault="002E6822" w:rsidP="00593AB3">
      <w:pPr>
        <w:jc w:val="center"/>
      </w:pPr>
    </w:p>
    <w:p w14:paraId="5D40DDB3" w14:textId="48539D5E" w:rsidR="00875210" w:rsidRDefault="00875210" w:rsidP="00593AB3">
      <w:pPr>
        <w:jc w:val="center"/>
      </w:pPr>
    </w:p>
    <w:p w14:paraId="01CCA769" w14:textId="5D6E888B" w:rsidR="002F36F5" w:rsidRDefault="037775C9" w:rsidP="00593AB3">
      <w:pPr>
        <w:jc w:val="center"/>
      </w:pPr>
      <w:r>
        <w:t>Semestre de Printemps 2017</w:t>
      </w:r>
      <w:r w:rsidR="648A051D">
        <w:br w:type="page"/>
      </w:r>
    </w:p>
    <w:commentRangeStart w:id="4" w:displacedByCustomXml="next"/>
    <w:bookmarkStart w:id="5" w:name="_Toc483824081" w:displacedByCustomXml="next"/>
    <w:bookmarkStart w:id="6" w:name="_Toc483780479" w:displacedByCustomXml="next"/>
    <w:bookmarkStart w:id="7" w:name="_Toc483772525" w:displacedByCustomXml="next"/>
    <w:bookmarkStart w:id="8" w:name="_Toc483770467" w:displacedByCustomXml="next"/>
    <w:bookmarkStart w:id="9" w:name="_Toc483746173" w:displacedByCustomXml="next"/>
    <w:bookmarkStart w:id="10" w:name="_Toc483320160" w:displacedByCustomXml="next"/>
    <w:bookmarkStart w:id="11" w:name="_Toc483319124" w:displacedByCustomXml="next"/>
    <w:bookmarkStart w:id="12" w:name="_Toc483666966" w:displacedByCustomXml="next"/>
    <w:bookmarkStart w:id="13" w:name="_Toc483751206" w:displacedByCustomXml="next"/>
    <w:sdt>
      <w:sdtPr>
        <w:rPr>
          <w:rFonts w:asciiTheme="minorHAnsi" w:eastAsiaTheme="minorHAnsi" w:hAnsiTheme="minorHAnsi" w:cstheme="minorBidi"/>
          <w:color w:val="auto"/>
          <w:sz w:val="22"/>
          <w:szCs w:val="22"/>
        </w:rPr>
        <w:id w:val="-882633559"/>
        <w:docPartObj>
          <w:docPartGallery w:val="Table of Contents"/>
          <w:docPartUnique/>
        </w:docPartObj>
      </w:sdtPr>
      <w:sdtEndPr>
        <w:rPr>
          <w:b/>
          <w:bCs/>
        </w:rPr>
      </w:sdtEndPr>
      <w:sdtContent>
        <w:p w14:paraId="51AB210C" w14:textId="69ABE573" w:rsidR="003735B1" w:rsidRDefault="037775C9" w:rsidP="0063155A">
          <w:pPr>
            <w:pStyle w:val="Titre1"/>
            <w:numPr>
              <w:ilvl w:val="0"/>
              <w:numId w:val="0"/>
            </w:numPr>
          </w:pPr>
          <w:r>
            <w:t>Table des matières</w:t>
          </w:r>
          <w:commentRangeEnd w:id="4"/>
          <w:r w:rsidR="648A051D">
            <w:commentReference w:id="4"/>
          </w:r>
          <w:bookmarkEnd w:id="13"/>
          <w:bookmarkEnd w:id="12"/>
          <w:bookmarkEnd w:id="11"/>
          <w:bookmarkEnd w:id="10"/>
          <w:bookmarkEnd w:id="9"/>
          <w:bookmarkEnd w:id="8"/>
          <w:bookmarkEnd w:id="7"/>
          <w:bookmarkEnd w:id="6"/>
          <w:bookmarkEnd w:id="5"/>
        </w:p>
        <w:p w14:paraId="0A828813" w14:textId="3D6A6414" w:rsidR="00ED4B38" w:rsidRDefault="003735B1">
          <w:pPr>
            <w:pStyle w:val="TM1"/>
            <w:rPr>
              <w:rFonts w:eastAsiaTheme="minorEastAsia"/>
              <w:noProof/>
              <w:lang w:eastAsia="fr-FR"/>
            </w:rPr>
          </w:pPr>
          <w:r w:rsidRPr="129CFD8E">
            <w:fldChar w:fldCharType="begin"/>
          </w:r>
          <w:r>
            <w:instrText xml:space="preserve"> TOC \o "1-3" \h \z \u </w:instrText>
          </w:r>
          <w:r w:rsidRPr="129CFD8E">
            <w:fldChar w:fldCharType="separate"/>
          </w:r>
          <w:hyperlink w:anchor="_Toc483824081" w:history="1">
            <w:r w:rsidR="00ED4B38" w:rsidRPr="00D54F6E">
              <w:rPr>
                <w:rStyle w:val="Lienhypertexte"/>
                <w:noProof/>
              </w:rPr>
              <w:t>Table des matières</w:t>
            </w:r>
            <w:r w:rsidR="00ED4B38">
              <w:rPr>
                <w:noProof/>
                <w:webHidden/>
              </w:rPr>
              <w:tab/>
            </w:r>
            <w:r w:rsidR="00ED4B38">
              <w:rPr>
                <w:noProof/>
                <w:webHidden/>
              </w:rPr>
              <w:fldChar w:fldCharType="begin"/>
            </w:r>
            <w:r w:rsidR="00ED4B38">
              <w:rPr>
                <w:noProof/>
                <w:webHidden/>
              </w:rPr>
              <w:instrText xml:space="preserve"> PAGEREF _Toc483824081 \h </w:instrText>
            </w:r>
            <w:r w:rsidR="00ED4B38">
              <w:rPr>
                <w:noProof/>
                <w:webHidden/>
              </w:rPr>
            </w:r>
            <w:r w:rsidR="00ED4B38">
              <w:rPr>
                <w:noProof/>
                <w:webHidden/>
              </w:rPr>
              <w:fldChar w:fldCharType="separate"/>
            </w:r>
            <w:r w:rsidR="00ED4B38">
              <w:rPr>
                <w:noProof/>
                <w:webHidden/>
              </w:rPr>
              <w:t>2</w:t>
            </w:r>
            <w:r w:rsidR="00ED4B38">
              <w:rPr>
                <w:noProof/>
                <w:webHidden/>
              </w:rPr>
              <w:fldChar w:fldCharType="end"/>
            </w:r>
          </w:hyperlink>
        </w:p>
        <w:p w14:paraId="4CAB0443" w14:textId="2ABB3428" w:rsidR="00ED4B38" w:rsidRDefault="00ED4B38">
          <w:pPr>
            <w:pStyle w:val="TM1"/>
            <w:tabs>
              <w:tab w:val="left" w:pos="440"/>
            </w:tabs>
            <w:rPr>
              <w:rFonts w:eastAsiaTheme="minorEastAsia"/>
              <w:noProof/>
              <w:lang w:eastAsia="fr-FR"/>
            </w:rPr>
          </w:pPr>
          <w:hyperlink w:anchor="_Toc483824082" w:history="1">
            <w:r w:rsidRPr="00D54F6E">
              <w:rPr>
                <w:rStyle w:val="Lienhypertexte"/>
                <w:noProof/>
              </w:rPr>
              <w:t>1</w:t>
            </w:r>
            <w:r>
              <w:rPr>
                <w:rFonts w:eastAsiaTheme="minorEastAsia"/>
                <w:noProof/>
                <w:lang w:eastAsia="fr-FR"/>
              </w:rPr>
              <w:tab/>
            </w:r>
            <w:r w:rsidRPr="00D54F6E">
              <w:rPr>
                <w:rStyle w:val="Lienhypertexte"/>
                <w:noProof/>
              </w:rPr>
              <w:t>Introduction</w:t>
            </w:r>
            <w:r>
              <w:rPr>
                <w:noProof/>
                <w:webHidden/>
              </w:rPr>
              <w:tab/>
            </w:r>
            <w:r>
              <w:rPr>
                <w:noProof/>
                <w:webHidden/>
              </w:rPr>
              <w:fldChar w:fldCharType="begin"/>
            </w:r>
            <w:r>
              <w:rPr>
                <w:noProof/>
                <w:webHidden/>
              </w:rPr>
              <w:instrText xml:space="preserve"> PAGEREF _Toc483824082 \h </w:instrText>
            </w:r>
            <w:r>
              <w:rPr>
                <w:noProof/>
                <w:webHidden/>
              </w:rPr>
            </w:r>
            <w:r>
              <w:rPr>
                <w:noProof/>
                <w:webHidden/>
              </w:rPr>
              <w:fldChar w:fldCharType="separate"/>
            </w:r>
            <w:r>
              <w:rPr>
                <w:noProof/>
                <w:webHidden/>
              </w:rPr>
              <w:t>4</w:t>
            </w:r>
            <w:r>
              <w:rPr>
                <w:noProof/>
                <w:webHidden/>
              </w:rPr>
              <w:fldChar w:fldCharType="end"/>
            </w:r>
          </w:hyperlink>
        </w:p>
        <w:p w14:paraId="57CF637E" w14:textId="16E1B1F0" w:rsidR="00ED4B38" w:rsidRDefault="00ED4B38">
          <w:pPr>
            <w:pStyle w:val="TM2"/>
            <w:tabs>
              <w:tab w:val="left" w:pos="880"/>
              <w:tab w:val="right" w:leader="dot" w:pos="9062"/>
            </w:tabs>
            <w:rPr>
              <w:rFonts w:eastAsiaTheme="minorEastAsia"/>
              <w:noProof/>
              <w:lang w:eastAsia="fr-FR"/>
            </w:rPr>
          </w:pPr>
          <w:hyperlink w:anchor="_Toc483824083" w:history="1">
            <w:r w:rsidRPr="00D54F6E">
              <w:rPr>
                <w:rStyle w:val="Lienhypertexte"/>
                <w:noProof/>
              </w:rPr>
              <w:t>1.1</w:t>
            </w:r>
            <w:r>
              <w:rPr>
                <w:rFonts w:eastAsiaTheme="minorEastAsia"/>
                <w:noProof/>
                <w:lang w:eastAsia="fr-FR"/>
              </w:rPr>
              <w:tab/>
            </w:r>
            <w:r w:rsidRPr="00D54F6E">
              <w:rPr>
                <w:rStyle w:val="Lienhypertexte"/>
                <w:noProof/>
              </w:rPr>
              <w:t>But</w:t>
            </w:r>
            <w:r>
              <w:rPr>
                <w:noProof/>
                <w:webHidden/>
              </w:rPr>
              <w:tab/>
            </w:r>
            <w:r>
              <w:rPr>
                <w:noProof/>
                <w:webHidden/>
              </w:rPr>
              <w:fldChar w:fldCharType="begin"/>
            </w:r>
            <w:r>
              <w:rPr>
                <w:noProof/>
                <w:webHidden/>
              </w:rPr>
              <w:instrText xml:space="preserve"> PAGEREF _Toc483824083 \h </w:instrText>
            </w:r>
            <w:r>
              <w:rPr>
                <w:noProof/>
                <w:webHidden/>
              </w:rPr>
            </w:r>
            <w:r>
              <w:rPr>
                <w:noProof/>
                <w:webHidden/>
              </w:rPr>
              <w:fldChar w:fldCharType="separate"/>
            </w:r>
            <w:r>
              <w:rPr>
                <w:noProof/>
                <w:webHidden/>
              </w:rPr>
              <w:t>4</w:t>
            </w:r>
            <w:r>
              <w:rPr>
                <w:noProof/>
                <w:webHidden/>
              </w:rPr>
              <w:fldChar w:fldCharType="end"/>
            </w:r>
          </w:hyperlink>
        </w:p>
        <w:p w14:paraId="4A28BADB" w14:textId="56C58E30" w:rsidR="00ED4B38" w:rsidRDefault="00ED4B38">
          <w:pPr>
            <w:pStyle w:val="TM2"/>
            <w:tabs>
              <w:tab w:val="left" w:pos="880"/>
              <w:tab w:val="right" w:leader="dot" w:pos="9062"/>
            </w:tabs>
            <w:rPr>
              <w:rFonts w:eastAsiaTheme="minorEastAsia"/>
              <w:noProof/>
              <w:lang w:eastAsia="fr-FR"/>
            </w:rPr>
          </w:pPr>
          <w:hyperlink w:anchor="_Toc483824084" w:history="1">
            <w:r w:rsidRPr="00D54F6E">
              <w:rPr>
                <w:rStyle w:val="Lienhypertexte"/>
                <w:noProof/>
              </w:rPr>
              <w:t>1.2</w:t>
            </w:r>
            <w:r>
              <w:rPr>
                <w:rFonts w:eastAsiaTheme="minorEastAsia"/>
                <w:noProof/>
                <w:lang w:eastAsia="fr-FR"/>
              </w:rPr>
              <w:tab/>
            </w:r>
            <w:r w:rsidRPr="00D54F6E">
              <w:rPr>
                <w:rStyle w:val="Lienhypertexte"/>
                <w:noProof/>
              </w:rPr>
              <w:t>Objectifs</w:t>
            </w:r>
            <w:r>
              <w:rPr>
                <w:noProof/>
                <w:webHidden/>
              </w:rPr>
              <w:tab/>
            </w:r>
            <w:r>
              <w:rPr>
                <w:noProof/>
                <w:webHidden/>
              </w:rPr>
              <w:fldChar w:fldCharType="begin"/>
            </w:r>
            <w:r>
              <w:rPr>
                <w:noProof/>
                <w:webHidden/>
              </w:rPr>
              <w:instrText xml:space="preserve"> PAGEREF _Toc483824084 \h </w:instrText>
            </w:r>
            <w:r>
              <w:rPr>
                <w:noProof/>
                <w:webHidden/>
              </w:rPr>
            </w:r>
            <w:r>
              <w:rPr>
                <w:noProof/>
                <w:webHidden/>
              </w:rPr>
              <w:fldChar w:fldCharType="separate"/>
            </w:r>
            <w:r>
              <w:rPr>
                <w:noProof/>
                <w:webHidden/>
              </w:rPr>
              <w:t>4</w:t>
            </w:r>
            <w:r>
              <w:rPr>
                <w:noProof/>
                <w:webHidden/>
              </w:rPr>
              <w:fldChar w:fldCharType="end"/>
            </w:r>
          </w:hyperlink>
        </w:p>
        <w:p w14:paraId="1795347C" w14:textId="19DE7706" w:rsidR="00ED4B38" w:rsidRDefault="00ED4B38">
          <w:pPr>
            <w:pStyle w:val="TM2"/>
            <w:tabs>
              <w:tab w:val="left" w:pos="880"/>
              <w:tab w:val="right" w:leader="dot" w:pos="9062"/>
            </w:tabs>
            <w:rPr>
              <w:rFonts w:eastAsiaTheme="minorEastAsia"/>
              <w:noProof/>
              <w:lang w:eastAsia="fr-FR"/>
            </w:rPr>
          </w:pPr>
          <w:hyperlink w:anchor="_Toc483824085" w:history="1">
            <w:r w:rsidRPr="00D54F6E">
              <w:rPr>
                <w:rStyle w:val="Lienhypertexte"/>
                <w:noProof/>
              </w:rPr>
              <w:t>1.3</w:t>
            </w:r>
            <w:r>
              <w:rPr>
                <w:rFonts w:eastAsiaTheme="minorEastAsia"/>
                <w:noProof/>
                <w:lang w:eastAsia="fr-FR"/>
              </w:rPr>
              <w:tab/>
            </w:r>
            <w:r w:rsidRPr="00D54F6E">
              <w:rPr>
                <w:rStyle w:val="Lienhypertexte"/>
                <w:noProof/>
              </w:rPr>
              <w:t>Description</w:t>
            </w:r>
            <w:r>
              <w:rPr>
                <w:noProof/>
                <w:webHidden/>
              </w:rPr>
              <w:tab/>
            </w:r>
            <w:r>
              <w:rPr>
                <w:noProof/>
                <w:webHidden/>
              </w:rPr>
              <w:fldChar w:fldCharType="begin"/>
            </w:r>
            <w:r>
              <w:rPr>
                <w:noProof/>
                <w:webHidden/>
              </w:rPr>
              <w:instrText xml:space="preserve"> PAGEREF _Toc483824085 \h </w:instrText>
            </w:r>
            <w:r>
              <w:rPr>
                <w:noProof/>
                <w:webHidden/>
              </w:rPr>
            </w:r>
            <w:r>
              <w:rPr>
                <w:noProof/>
                <w:webHidden/>
              </w:rPr>
              <w:fldChar w:fldCharType="separate"/>
            </w:r>
            <w:r>
              <w:rPr>
                <w:noProof/>
                <w:webHidden/>
              </w:rPr>
              <w:t>4</w:t>
            </w:r>
            <w:r>
              <w:rPr>
                <w:noProof/>
                <w:webHidden/>
              </w:rPr>
              <w:fldChar w:fldCharType="end"/>
            </w:r>
          </w:hyperlink>
        </w:p>
        <w:p w14:paraId="520B331E" w14:textId="4FF1B1B5" w:rsidR="00ED4B38" w:rsidRDefault="00ED4B38">
          <w:pPr>
            <w:pStyle w:val="TM2"/>
            <w:tabs>
              <w:tab w:val="left" w:pos="880"/>
              <w:tab w:val="right" w:leader="dot" w:pos="9062"/>
            </w:tabs>
            <w:rPr>
              <w:rFonts w:eastAsiaTheme="minorEastAsia"/>
              <w:noProof/>
              <w:lang w:eastAsia="fr-FR"/>
            </w:rPr>
          </w:pPr>
          <w:hyperlink w:anchor="_Toc483824086" w:history="1">
            <w:r w:rsidRPr="00D54F6E">
              <w:rPr>
                <w:rStyle w:val="Lienhypertexte"/>
                <w:noProof/>
              </w:rPr>
              <w:t>1.4</w:t>
            </w:r>
            <w:r>
              <w:rPr>
                <w:rFonts w:eastAsiaTheme="minorEastAsia"/>
                <w:noProof/>
                <w:lang w:eastAsia="fr-FR"/>
              </w:rPr>
              <w:tab/>
            </w:r>
            <w:r w:rsidRPr="00D54F6E">
              <w:rPr>
                <w:rStyle w:val="Lienhypertexte"/>
                <w:noProof/>
              </w:rPr>
              <w:t>Organisation</w:t>
            </w:r>
            <w:r>
              <w:rPr>
                <w:noProof/>
                <w:webHidden/>
              </w:rPr>
              <w:tab/>
            </w:r>
            <w:r>
              <w:rPr>
                <w:noProof/>
                <w:webHidden/>
              </w:rPr>
              <w:fldChar w:fldCharType="begin"/>
            </w:r>
            <w:r>
              <w:rPr>
                <w:noProof/>
                <w:webHidden/>
              </w:rPr>
              <w:instrText xml:space="preserve"> PAGEREF _Toc483824086 \h </w:instrText>
            </w:r>
            <w:r>
              <w:rPr>
                <w:noProof/>
                <w:webHidden/>
              </w:rPr>
            </w:r>
            <w:r>
              <w:rPr>
                <w:noProof/>
                <w:webHidden/>
              </w:rPr>
              <w:fldChar w:fldCharType="separate"/>
            </w:r>
            <w:r>
              <w:rPr>
                <w:noProof/>
                <w:webHidden/>
              </w:rPr>
              <w:t>5</w:t>
            </w:r>
            <w:r>
              <w:rPr>
                <w:noProof/>
                <w:webHidden/>
              </w:rPr>
              <w:fldChar w:fldCharType="end"/>
            </w:r>
          </w:hyperlink>
        </w:p>
        <w:p w14:paraId="12B4D6F9" w14:textId="6ED34268" w:rsidR="00ED4B38" w:rsidRDefault="00ED4B38">
          <w:pPr>
            <w:pStyle w:val="TM2"/>
            <w:tabs>
              <w:tab w:val="left" w:pos="880"/>
              <w:tab w:val="right" w:leader="dot" w:pos="9062"/>
            </w:tabs>
            <w:rPr>
              <w:rFonts w:eastAsiaTheme="minorEastAsia"/>
              <w:noProof/>
              <w:lang w:eastAsia="fr-FR"/>
            </w:rPr>
          </w:pPr>
          <w:hyperlink w:anchor="_Toc483824087" w:history="1">
            <w:r w:rsidRPr="00D54F6E">
              <w:rPr>
                <w:rStyle w:val="Lienhypertexte"/>
                <w:rFonts w:eastAsia="Arial"/>
                <w:noProof/>
              </w:rPr>
              <w:t>1.5</w:t>
            </w:r>
            <w:r>
              <w:rPr>
                <w:rFonts w:eastAsiaTheme="minorEastAsia"/>
                <w:noProof/>
                <w:lang w:eastAsia="fr-FR"/>
              </w:rPr>
              <w:tab/>
            </w:r>
            <w:r w:rsidRPr="00D54F6E">
              <w:rPr>
                <w:rStyle w:val="Lienhypertexte"/>
                <w:rFonts w:eastAsia="Arial"/>
                <w:noProof/>
              </w:rPr>
              <w:t>Répartition des tâches</w:t>
            </w:r>
            <w:r>
              <w:rPr>
                <w:noProof/>
                <w:webHidden/>
              </w:rPr>
              <w:tab/>
            </w:r>
            <w:r>
              <w:rPr>
                <w:noProof/>
                <w:webHidden/>
              </w:rPr>
              <w:fldChar w:fldCharType="begin"/>
            </w:r>
            <w:r>
              <w:rPr>
                <w:noProof/>
                <w:webHidden/>
              </w:rPr>
              <w:instrText xml:space="preserve"> PAGEREF _Toc483824087 \h </w:instrText>
            </w:r>
            <w:r>
              <w:rPr>
                <w:noProof/>
                <w:webHidden/>
              </w:rPr>
            </w:r>
            <w:r>
              <w:rPr>
                <w:noProof/>
                <w:webHidden/>
              </w:rPr>
              <w:fldChar w:fldCharType="separate"/>
            </w:r>
            <w:r>
              <w:rPr>
                <w:noProof/>
                <w:webHidden/>
              </w:rPr>
              <w:t>5</w:t>
            </w:r>
            <w:r>
              <w:rPr>
                <w:noProof/>
                <w:webHidden/>
              </w:rPr>
              <w:fldChar w:fldCharType="end"/>
            </w:r>
          </w:hyperlink>
        </w:p>
        <w:p w14:paraId="3EA7D677" w14:textId="694FD86C" w:rsidR="00ED4B38" w:rsidRDefault="00ED4B38">
          <w:pPr>
            <w:pStyle w:val="TM1"/>
            <w:tabs>
              <w:tab w:val="left" w:pos="440"/>
            </w:tabs>
            <w:rPr>
              <w:rFonts w:eastAsiaTheme="minorEastAsia"/>
              <w:noProof/>
              <w:lang w:eastAsia="fr-FR"/>
            </w:rPr>
          </w:pPr>
          <w:hyperlink w:anchor="_Toc483824088" w:history="1">
            <w:r w:rsidRPr="00D54F6E">
              <w:rPr>
                <w:rStyle w:val="Lienhypertexte"/>
                <w:noProof/>
              </w:rPr>
              <w:t>2</w:t>
            </w:r>
            <w:r>
              <w:rPr>
                <w:rFonts w:eastAsiaTheme="minorEastAsia"/>
                <w:noProof/>
                <w:lang w:eastAsia="fr-FR"/>
              </w:rPr>
              <w:tab/>
            </w:r>
            <w:r w:rsidRPr="00D54F6E">
              <w:rPr>
                <w:rStyle w:val="Lienhypertexte"/>
                <w:noProof/>
              </w:rPr>
              <w:t>Conception – Architecture</w:t>
            </w:r>
            <w:r>
              <w:rPr>
                <w:noProof/>
                <w:webHidden/>
              </w:rPr>
              <w:tab/>
            </w:r>
            <w:r>
              <w:rPr>
                <w:noProof/>
                <w:webHidden/>
              </w:rPr>
              <w:fldChar w:fldCharType="begin"/>
            </w:r>
            <w:r>
              <w:rPr>
                <w:noProof/>
                <w:webHidden/>
              </w:rPr>
              <w:instrText xml:space="preserve"> PAGEREF _Toc483824088 \h </w:instrText>
            </w:r>
            <w:r>
              <w:rPr>
                <w:noProof/>
                <w:webHidden/>
              </w:rPr>
            </w:r>
            <w:r>
              <w:rPr>
                <w:noProof/>
                <w:webHidden/>
              </w:rPr>
              <w:fldChar w:fldCharType="separate"/>
            </w:r>
            <w:r>
              <w:rPr>
                <w:noProof/>
                <w:webHidden/>
              </w:rPr>
              <w:t>6</w:t>
            </w:r>
            <w:r>
              <w:rPr>
                <w:noProof/>
                <w:webHidden/>
              </w:rPr>
              <w:fldChar w:fldCharType="end"/>
            </w:r>
          </w:hyperlink>
        </w:p>
        <w:p w14:paraId="47DB5C10" w14:textId="185845BC" w:rsidR="00ED4B38" w:rsidRDefault="00ED4B38">
          <w:pPr>
            <w:pStyle w:val="TM2"/>
            <w:tabs>
              <w:tab w:val="left" w:pos="880"/>
              <w:tab w:val="right" w:leader="dot" w:pos="9062"/>
            </w:tabs>
            <w:rPr>
              <w:rFonts w:eastAsiaTheme="minorEastAsia"/>
              <w:noProof/>
              <w:lang w:eastAsia="fr-FR"/>
            </w:rPr>
          </w:pPr>
          <w:hyperlink w:anchor="_Toc483824089" w:history="1">
            <w:r w:rsidRPr="00D54F6E">
              <w:rPr>
                <w:rStyle w:val="Lienhypertexte"/>
                <w:noProof/>
              </w:rPr>
              <w:t>2.1</w:t>
            </w:r>
            <w:r>
              <w:rPr>
                <w:rFonts w:eastAsiaTheme="minorEastAsia"/>
                <w:noProof/>
                <w:lang w:eastAsia="fr-FR"/>
              </w:rPr>
              <w:tab/>
            </w:r>
            <w:r w:rsidRPr="00D54F6E">
              <w:rPr>
                <w:rStyle w:val="Lienhypertexte"/>
                <w:noProof/>
              </w:rPr>
              <w:t>Systèmes d’exploitation et outils logiciels</w:t>
            </w:r>
            <w:r>
              <w:rPr>
                <w:noProof/>
                <w:webHidden/>
              </w:rPr>
              <w:tab/>
            </w:r>
            <w:r>
              <w:rPr>
                <w:noProof/>
                <w:webHidden/>
              </w:rPr>
              <w:fldChar w:fldCharType="begin"/>
            </w:r>
            <w:r>
              <w:rPr>
                <w:noProof/>
                <w:webHidden/>
              </w:rPr>
              <w:instrText xml:space="preserve"> PAGEREF _Toc483824089 \h </w:instrText>
            </w:r>
            <w:r>
              <w:rPr>
                <w:noProof/>
                <w:webHidden/>
              </w:rPr>
            </w:r>
            <w:r>
              <w:rPr>
                <w:noProof/>
                <w:webHidden/>
              </w:rPr>
              <w:fldChar w:fldCharType="separate"/>
            </w:r>
            <w:r>
              <w:rPr>
                <w:noProof/>
                <w:webHidden/>
              </w:rPr>
              <w:t>6</w:t>
            </w:r>
            <w:r>
              <w:rPr>
                <w:noProof/>
                <w:webHidden/>
              </w:rPr>
              <w:fldChar w:fldCharType="end"/>
            </w:r>
          </w:hyperlink>
        </w:p>
        <w:p w14:paraId="45679A91" w14:textId="695442DD" w:rsidR="00ED4B38" w:rsidRDefault="00ED4B38">
          <w:pPr>
            <w:pStyle w:val="TM2"/>
            <w:tabs>
              <w:tab w:val="left" w:pos="880"/>
              <w:tab w:val="right" w:leader="dot" w:pos="9062"/>
            </w:tabs>
            <w:rPr>
              <w:rFonts w:eastAsiaTheme="minorEastAsia"/>
              <w:noProof/>
              <w:lang w:eastAsia="fr-FR"/>
            </w:rPr>
          </w:pPr>
          <w:hyperlink w:anchor="_Toc483824090" w:history="1">
            <w:r w:rsidRPr="00D54F6E">
              <w:rPr>
                <w:rStyle w:val="Lienhypertexte"/>
                <w:noProof/>
              </w:rPr>
              <w:t>2.2</w:t>
            </w:r>
            <w:r>
              <w:rPr>
                <w:rFonts w:eastAsiaTheme="minorEastAsia"/>
                <w:noProof/>
                <w:lang w:eastAsia="fr-FR"/>
              </w:rPr>
              <w:tab/>
            </w:r>
            <w:r w:rsidRPr="00D54F6E">
              <w:rPr>
                <w:rStyle w:val="Lienhypertexte"/>
                <w:noProof/>
              </w:rPr>
              <w:t>Fonctionnalités principales</w:t>
            </w:r>
            <w:r>
              <w:rPr>
                <w:noProof/>
                <w:webHidden/>
              </w:rPr>
              <w:tab/>
            </w:r>
            <w:r>
              <w:rPr>
                <w:noProof/>
                <w:webHidden/>
              </w:rPr>
              <w:fldChar w:fldCharType="begin"/>
            </w:r>
            <w:r>
              <w:rPr>
                <w:noProof/>
                <w:webHidden/>
              </w:rPr>
              <w:instrText xml:space="preserve"> PAGEREF _Toc483824090 \h </w:instrText>
            </w:r>
            <w:r>
              <w:rPr>
                <w:noProof/>
                <w:webHidden/>
              </w:rPr>
            </w:r>
            <w:r>
              <w:rPr>
                <w:noProof/>
                <w:webHidden/>
              </w:rPr>
              <w:fldChar w:fldCharType="separate"/>
            </w:r>
            <w:r>
              <w:rPr>
                <w:noProof/>
                <w:webHidden/>
              </w:rPr>
              <w:t>7</w:t>
            </w:r>
            <w:r>
              <w:rPr>
                <w:noProof/>
                <w:webHidden/>
              </w:rPr>
              <w:fldChar w:fldCharType="end"/>
            </w:r>
          </w:hyperlink>
        </w:p>
        <w:p w14:paraId="32A194D4" w14:textId="7ECCF48A" w:rsidR="00ED4B38" w:rsidRDefault="00ED4B38">
          <w:pPr>
            <w:pStyle w:val="TM3"/>
            <w:tabs>
              <w:tab w:val="left" w:pos="1320"/>
              <w:tab w:val="right" w:leader="dot" w:pos="9062"/>
            </w:tabs>
            <w:rPr>
              <w:rFonts w:eastAsiaTheme="minorEastAsia"/>
              <w:noProof/>
              <w:lang w:eastAsia="fr-FR"/>
            </w:rPr>
          </w:pPr>
          <w:hyperlink w:anchor="_Toc483824091" w:history="1">
            <w:r w:rsidRPr="00D54F6E">
              <w:rPr>
                <w:rStyle w:val="Lienhypertexte"/>
                <w:noProof/>
              </w:rPr>
              <w:t>2.2.1</w:t>
            </w:r>
            <w:r>
              <w:rPr>
                <w:rFonts w:eastAsiaTheme="minorEastAsia"/>
                <w:noProof/>
                <w:lang w:eastAsia="fr-FR"/>
              </w:rPr>
              <w:tab/>
            </w:r>
            <w:r w:rsidRPr="00D54F6E">
              <w:rPr>
                <w:rStyle w:val="Lienhypertexte"/>
                <w:noProof/>
              </w:rPr>
              <w:t>Cas d’utilisations</w:t>
            </w:r>
            <w:r>
              <w:rPr>
                <w:noProof/>
                <w:webHidden/>
              </w:rPr>
              <w:tab/>
            </w:r>
            <w:r>
              <w:rPr>
                <w:noProof/>
                <w:webHidden/>
              </w:rPr>
              <w:fldChar w:fldCharType="begin"/>
            </w:r>
            <w:r>
              <w:rPr>
                <w:noProof/>
                <w:webHidden/>
              </w:rPr>
              <w:instrText xml:space="preserve"> PAGEREF _Toc483824091 \h </w:instrText>
            </w:r>
            <w:r>
              <w:rPr>
                <w:noProof/>
                <w:webHidden/>
              </w:rPr>
            </w:r>
            <w:r>
              <w:rPr>
                <w:noProof/>
                <w:webHidden/>
              </w:rPr>
              <w:fldChar w:fldCharType="separate"/>
            </w:r>
            <w:r>
              <w:rPr>
                <w:noProof/>
                <w:webHidden/>
              </w:rPr>
              <w:t>7</w:t>
            </w:r>
            <w:r>
              <w:rPr>
                <w:noProof/>
                <w:webHidden/>
              </w:rPr>
              <w:fldChar w:fldCharType="end"/>
            </w:r>
          </w:hyperlink>
        </w:p>
        <w:p w14:paraId="7BD74EEC" w14:textId="56DC61B9" w:rsidR="00ED4B38" w:rsidRDefault="00ED4B38">
          <w:pPr>
            <w:pStyle w:val="TM3"/>
            <w:tabs>
              <w:tab w:val="left" w:pos="1320"/>
              <w:tab w:val="right" w:leader="dot" w:pos="9062"/>
            </w:tabs>
            <w:rPr>
              <w:rFonts w:eastAsiaTheme="minorEastAsia"/>
              <w:noProof/>
              <w:lang w:eastAsia="fr-FR"/>
            </w:rPr>
          </w:pPr>
          <w:hyperlink w:anchor="_Toc483824092" w:history="1">
            <w:r w:rsidRPr="00D54F6E">
              <w:rPr>
                <w:rStyle w:val="Lienhypertexte"/>
                <w:noProof/>
              </w:rPr>
              <w:t>2.2.2</w:t>
            </w:r>
            <w:r>
              <w:rPr>
                <w:rFonts w:eastAsiaTheme="minorEastAsia"/>
                <w:noProof/>
                <w:lang w:eastAsia="fr-FR"/>
              </w:rPr>
              <w:tab/>
            </w:r>
            <w:r w:rsidRPr="00D54F6E">
              <w:rPr>
                <w:rStyle w:val="Lienhypertexte"/>
                <w:rFonts w:eastAsia="Arial"/>
                <w:noProof/>
              </w:rPr>
              <w:t>Gestion des requêtes effectuées à la base de données</w:t>
            </w:r>
            <w:r>
              <w:rPr>
                <w:noProof/>
                <w:webHidden/>
              </w:rPr>
              <w:tab/>
            </w:r>
            <w:r>
              <w:rPr>
                <w:noProof/>
                <w:webHidden/>
              </w:rPr>
              <w:fldChar w:fldCharType="begin"/>
            </w:r>
            <w:r>
              <w:rPr>
                <w:noProof/>
                <w:webHidden/>
              </w:rPr>
              <w:instrText xml:space="preserve"> PAGEREF _Toc483824092 \h </w:instrText>
            </w:r>
            <w:r>
              <w:rPr>
                <w:noProof/>
                <w:webHidden/>
              </w:rPr>
            </w:r>
            <w:r>
              <w:rPr>
                <w:noProof/>
                <w:webHidden/>
              </w:rPr>
              <w:fldChar w:fldCharType="separate"/>
            </w:r>
            <w:r>
              <w:rPr>
                <w:noProof/>
                <w:webHidden/>
              </w:rPr>
              <w:t>8</w:t>
            </w:r>
            <w:r>
              <w:rPr>
                <w:noProof/>
                <w:webHidden/>
              </w:rPr>
              <w:fldChar w:fldCharType="end"/>
            </w:r>
          </w:hyperlink>
        </w:p>
        <w:p w14:paraId="0DFB9FA2" w14:textId="71C4F0C5" w:rsidR="00ED4B38" w:rsidRDefault="00ED4B38">
          <w:pPr>
            <w:pStyle w:val="TM3"/>
            <w:tabs>
              <w:tab w:val="left" w:pos="1320"/>
              <w:tab w:val="right" w:leader="dot" w:pos="9062"/>
            </w:tabs>
            <w:rPr>
              <w:rFonts w:eastAsiaTheme="minorEastAsia"/>
              <w:noProof/>
              <w:lang w:eastAsia="fr-FR"/>
            </w:rPr>
          </w:pPr>
          <w:hyperlink w:anchor="_Toc483824093" w:history="1">
            <w:r w:rsidRPr="00D54F6E">
              <w:rPr>
                <w:rStyle w:val="Lienhypertexte"/>
                <w:noProof/>
              </w:rPr>
              <w:t>2.2.3</w:t>
            </w:r>
            <w:r>
              <w:rPr>
                <w:rFonts w:eastAsiaTheme="minorEastAsia"/>
                <w:noProof/>
                <w:lang w:eastAsia="fr-FR"/>
              </w:rPr>
              <w:tab/>
            </w:r>
            <w:r w:rsidRPr="00D54F6E">
              <w:rPr>
                <w:rStyle w:val="Lienhypertexte"/>
                <w:rFonts w:eastAsia="Arial"/>
                <w:noProof/>
              </w:rPr>
              <w:t>Gestion d'un agenda</w:t>
            </w:r>
            <w:r>
              <w:rPr>
                <w:noProof/>
                <w:webHidden/>
              </w:rPr>
              <w:tab/>
            </w:r>
            <w:r>
              <w:rPr>
                <w:noProof/>
                <w:webHidden/>
              </w:rPr>
              <w:fldChar w:fldCharType="begin"/>
            </w:r>
            <w:r>
              <w:rPr>
                <w:noProof/>
                <w:webHidden/>
              </w:rPr>
              <w:instrText xml:space="preserve"> PAGEREF _Toc483824093 \h </w:instrText>
            </w:r>
            <w:r>
              <w:rPr>
                <w:noProof/>
                <w:webHidden/>
              </w:rPr>
            </w:r>
            <w:r>
              <w:rPr>
                <w:noProof/>
                <w:webHidden/>
              </w:rPr>
              <w:fldChar w:fldCharType="separate"/>
            </w:r>
            <w:r>
              <w:rPr>
                <w:noProof/>
                <w:webHidden/>
              </w:rPr>
              <w:t>8</w:t>
            </w:r>
            <w:r>
              <w:rPr>
                <w:noProof/>
                <w:webHidden/>
              </w:rPr>
              <w:fldChar w:fldCharType="end"/>
            </w:r>
          </w:hyperlink>
        </w:p>
        <w:p w14:paraId="0927D2E9" w14:textId="0CD883FE" w:rsidR="00ED4B38" w:rsidRDefault="00ED4B38">
          <w:pPr>
            <w:pStyle w:val="TM3"/>
            <w:tabs>
              <w:tab w:val="left" w:pos="1320"/>
              <w:tab w:val="right" w:leader="dot" w:pos="9062"/>
            </w:tabs>
            <w:rPr>
              <w:rFonts w:eastAsiaTheme="minorEastAsia"/>
              <w:noProof/>
              <w:lang w:eastAsia="fr-FR"/>
            </w:rPr>
          </w:pPr>
          <w:hyperlink w:anchor="_Toc483824094" w:history="1">
            <w:r w:rsidRPr="00D54F6E">
              <w:rPr>
                <w:rStyle w:val="Lienhypertexte"/>
                <w:noProof/>
              </w:rPr>
              <w:t>2.2.4</w:t>
            </w:r>
            <w:r>
              <w:rPr>
                <w:rFonts w:eastAsiaTheme="minorEastAsia"/>
                <w:noProof/>
                <w:lang w:eastAsia="fr-FR"/>
              </w:rPr>
              <w:tab/>
            </w:r>
            <w:r w:rsidRPr="00D54F6E">
              <w:rPr>
                <w:rStyle w:val="Lienhypertexte"/>
                <w:rFonts w:eastAsia="Arial"/>
                <w:noProof/>
              </w:rPr>
              <w:t>Gestion des requêtes faites par les utilisateurs</w:t>
            </w:r>
            <w:r>
              <w:rPr>
                <w:noProof/>
                <w:webHidden/>
              </w:rPr>
              <w:tab/>
            </w:r>
            <w:r>
              <w:rPr>
                <w:noProof/>
                <w:webHidden/>
              </w:rPr>
              <w:fldChar w:fldCharType="begin"/>
            </w:r>
            <w:r>
              <w:rPr>
                <w:noProof/>
                <w:webHidden/>
              </w:rPr>
              <w:instrText xml:space="preserve"> PAGEREF _Toc483824094 \h </w:instrText>
            </w:r>
            <w:r>
              <w:rPr>
                <w:noProof/>
                <w:webHidden/>
              </w:rPr>
            </w:r>
            <w:r>
              <w:rPr>
                <w:noProof/>
                <w:webHidden/>
              </w:rPr>
              <w:fldChar w:fldCharType="separate"/>
            </w:r>
            <w:r>
              <w:rPr>
                <w:noProof/>
                <w:webHidden/>
              </w:rPr>
              <w:t>8</w:t>
            </w:r>
            <w:r>
              <w:rPr>
                <w:noProof/>
                <w:webHidden/>
              </w:rPr>
              <w:fldChar w:fldCharType="end"/>
            </w:r>
          </w:hyperlink>
        </w:p>
        <w:p w14:paraId="57D2EBF1" w14:textId="3A66BAA1" w:rsidR="00ED4B38" w:rsidRDefault="00ED4B38">
          <w:pPr>
            <w:pStyle w:val="TM3"/>
            <w:tabs>
              <w:tab w:val="left" w:pos="1320"/>
              <w:tab w:val="right" w:leader="dot" w:pos="9062"/>
            </w:tabs>
            <w:rPr>
              <w:rFonts w:eastAsiaTheme="minorEastAsia"/>
              <w:noProof/>
              <w:lang w:eastAsia="fr-FR"/>
            </w:rPr>
          </w:pPr>
          <w:hyperlink w:anchor="_Toc483824095" w:history="1">
            <w:r w:rsidRPr="00D54F6E">
              <w:rPr>
                <w:rStyle w:val="Lienhypertexte"/>
                <w:noProof/>
              </w:rPr>
              <w:t>2.2.5</w:t>
            </w:r>
            <w:r>
              <w:rPr>
                <w:rFonts w:eastAsiaTheme="minorEastAsia"/>
                <w:noProof/>
                <w:lang w:eastAsia="fr-FR"/>
              </w:rPr>
              <w:tab/>
            </w:r>
            <w:r w:rsidRPr="00D54F6E">
              <w:rPr>
                <w:rStyle w:val="Lienhypertexte"/>
                <w:rFonts w:eastAsia="Arial"/>
                <w:noProof/>
              </w:rPr>
              <w:t>Filtrage des requêtes</w:t>
            </w:r>
            <w:r>
              <w:rPr>
                <w:noProof/>
                <w:webHidden/>
              </w:rPr>
              <w:tab/>
            </w:r>
            <w:r>
              <w:rPr>
                <w:noProof/>
                <w:webHidden/>
              </w:rPr>
              <w:fldChar w:fldCharType="begin"/>
            </w:r>
            <w:r>
              <w:rPr>
                <w:noProof/>
                <w:webHidden/>
              </w:rPr>
              <w:instrText xml:space="preserve"> PAGEREF _Toc483824095 \h </w:instrText>
            </w:r>
            <w:r>
              <w:rPr>
                <w:noProof/>
                <w:webHidden/>
              </w:rPr>
            </w:r>
            <w:r>
              <w:rPr>
                <w:noProof/>
                <w:webHidden/>
              </w:rPr>
              <w:fldChar w:fldCharType="separate"/>
            </w:r>
            <w:r>
              <w:rPr>
                <w:noProof/>
                <w:webHidden/>
              </w:rPr>
              <w:t>8</w:t>
            </w:r>
            <w:r>
              <w:rPr>
                <w:noProof/>
                <w:webHidden/>
              </w:rPr>
              <w:fldChar w:fldCharType="end"/>
            </w:r>
          </w:hyperlink>
        </w:p>
        <w:p w14:paraId="51B25856" w14:textId="756C5D03" w:rsidR="00ED4B38" w:rsidRDefault="00ED4B38">
          <w:pPr>
            <w:pStyle w:val="TM3"/>
            <w:tabs>
              <w:tab w:val="left" w:pos="1320"/>
              <w:tab w:val="right" w:leader="dot" w:pos="9062"/>
            </w:tabs>
            <w:rPr>
              <w:rFonts w:eastAsiaTheme="minorEastAsia"/>
              <w:noProof/>
              <w:lang w:eastAsia="fr-FR"/>
            </w:rPr>
          </w:pPr>
          <w:hyperlink w:anchor="_Toc483824096" w:history="1">
            <w:r w:rsidRPr="00D54F6E">
              <w:rPr>
                <w:rStyle w:val="Lienhypertexte"/>
                <w:noProof/>
              </w:rPr>
              <w:t>2.2.6</w:t>
            </w:r>
            <w:r>
              <w:rPr>
                <w:rFonts w:eastAsiaTheme="minorEastAsia"/>
                <w:noProof/>
                <w:lang w:eastAsia="fr-FR"/>
              </w:rPr>
              <w:tab/>
            </w:r>
            <w:r w:rsidRPr="00D54F6E">
              <w:rPr>
                <w:rStyle w:val="Lienhypertexte"/>
                <w:rFonts w:eastAsia="Arial"/>
                <w:noProof/>
              </w:rPr>
              <w:t>Ajout d'évènements de la ville</w:t>
            </w:r>
            <w:r>
              <w:rPr>
                <w:noProof/>
                <w:webHidden/>
              </w:rPr>
              <w:tab/>
            </w:r>
            <w:r>
              <w:rPr>
                <w:noProof/>
                <w:webHidden/>
              </w:rPr>
              <w:fldChar w:fldCharType="begin"/>
            </w:r>
            <w:r>
              <w:rPr>
                <w:noProof/>
                <w:webHidden/>
              </w:rPr>
              <w:instrText xml:space="preserve"> PAGEREF _Toc483824096 \h </w:instrText>
            </w:r>
            <w:r>
              <w:rPr>
                <w:noProof/>
                <w:webHidden/>
              </w:rPr>
            </w:r>
            <w:r>
              <w:rPr>
                <w:noProof/>
                <w:webHidden/>
              </w:rPr>
              <w:fldChar w:fldCharType="separate"/>
            </w:r>
            <w:r>
              <w:rPr>
                <w:noProof/>
                <w:webHidden/>
              </w:rPr>
              <w:t>8</w:t>
            </w:r>
            <w:r>
              <w:rPr>
                <w:noProof/>
                <w:webHidden/>
              </w:rPr>
              <w:fldChar w:fldCharType="end"/>
            </w:r>
          </w:hyperlink>
        </w:p>
        <w:p w14:paraId="41F3C8A3" w14:textId="54712E02" w:rsidR="00ED4B38" w:rsidRDefault="00ED4B38">
          <w:pPr>
            <w:pStyle w:val="TM3"/>
            <w:tabs>
              <w:tab w:val="left" w:pos="1320"/>
              <w:tab w:val="right" w:leader="dot" w:pos="9062"/>
            </w:tabs>
            <w:rPr>
              <w:rFonts w:eastAsiaTheme="minorEastAsia"/>
              <w:noProof/>
              <w:lang w:eastAsia="fr-FR"/>
            </w:rPr>
          </w:pPr>
          <w:hyperlink w:anchor="_Toc483824097" w:history="1">
            <w:r w:rsidRPr="00D54F6E">
              <w:rPr>
                <w:rStyle w:val="Lienhypertexte"/>
                <w:noProof/>
              </w:rPr>
              <w:t>2.2.7</w:t>
            </w:r>
            <w:r>
              <w:rPr>
                <w:rFonts w:eastAsiaTheme="minorEastAsia"/>
                <w:noProof/>
                <w:lang w:eastAsia="fr-FR"/>
              </w:rPr>
              <w:tab/>
            </w:r>
            <w:r w:rsidRPr="00D54F6E">
              <w:rPr>
                <w:rStyle w:val="Lienhypertexte"/>
                <w:rFonts w:eastAsia="Arial"/>
                <w:noProof/>
              </w:rPr>
              <w:t>Implémentation d'une carte interactive</w:t>
            </w:r>
            <w:r>
              <w:rPr>
                <w:noProof/>
                <w:webHidden/>
              </w:rPr>
              <w:tab/>
            </w:r>
            <w:r>
              <w:rPr>
                <w:noProof/>
                <w:webHidden/>
              </w:rPr>
              <w:fldChar w:fldCharType="begin"/>
            </w:r>
            <w:r>
              <w:rPr>
                <w:noProof/>
                <w:webHidden/>
              </w:rPr>
              <w:instrText xml:space="preserve"> PAGEREF _Toc483824097 \h </w:instrText>
            </w:r>
            <w:r>
              <w:rPr>
                <w:noProof/>
                <w:webHidden/>
              </w:rPr>
            </w:r>
            <w:r>
              <w:rPr>
                <w:noProof/>
                <w:webHidden/>
              </w:rPr>
              <w:fldChar w:fldCharType="separate"/>
            </w:r>
            <w:r>
              <w:rPr>
                <w:noProof/>
                <w:webHidden/>
              </w:rPr>
              <w:t>8</w:t>
            </w:r>
            <w:r>
              <w:rPr>
                <w:noProof/>
                <w:webHidden/>
              </w:rPr>
              <w:fldChar w:fldCharType="end"/>
            </w:r>
          </w:hyperlink>
        </w:p>
        <w:p w14:paraId="4064F68C" w14:textId="04EEB893" w:rsidR="00ED4B38" w:rsidRDefault="00ED4B38">
          <w:pPr>
            <w:pStyle w:val="TM3"/>
            <w:tabs>
              <w:tab w:val="left" w:pos="1320"/>
              <w:tab w:val="right" w:leader="dot" w:pos="9062"/>
            </w:tabs>
            <w:rPr>
              <w:rFonts w:eastAsiaTheme="minorEastAsia"/>
              <w:noProof/>
              <w:lang w:eastAsia="fr-FR"/>
            </w:rPr>
          </w:pPr>
          <w:hyperlink w:anchor="_Toc483824098" w:history="1">
            <w:r w:rsidRPr="00D54F6E">
              <w:rPr>
                <w:rStyle w:val="Lienhypertexte"/>
                <w:rFonts w:eastAsia="Arial"/>
                <w:noProof/>
              </w:rPr>
              <w:t>2.2.8</w:t>
            </w:r>
            <w:r>
              <w:rPr>
                <w:rFonts w:eastAsiaTheme="minorEastAsia"/>
                <w:noProof/>
                <w:lang w:eastAsia="fr-FR"/>
              </w:rPr>
              <w:tab/>
            </w:r>
            <w:r w:rsidRPr="00D54F6E">
              <w:rPr>
                <w:rStyle w:val="Lienhypertexte"/>
                <w:rFonts w:eastAsia="Arial"/>
                <w:noProof/>
              </w:rPr>
              <w:t>Génération de documents PDF</w:t>
            </w:r>
            <w:r>
              <w:rPr>
                <w:noProof/>
                <w:webHidden/>
              </w:rPr>
              <w:tab/>
            </w:r>
            <w:r>
              <w:rPr>
                <w:noProof/>
                <w:webHidden/>
              </w:rPr>
              <w:fldChar w:fldCharType="begin"/>
            </w:r>
            <w:r>
              <w:rPr>
                <w:noProof/>
                <w:webHidden/>
              </w:rPr>
              <w:instrText xml:space="preserve"> PAGEREF _Toc483824098 \h </w:instrText>
            </w:r>
            <w:r>
              <w:rPr>
                <w:noProof/>
                <w:webHidden/>
              </w:rPr>
            </w:r>
            <w:r>
              <w:rPr>
                <w:noProof/>
                <w:webHidden/>
              </w:rPr>
              <w:fldChar w:fldCharType="separate"/>
            </w:r>
            <w:r>
              <w:rPr>
                <w:noProof/>
                <w:webHidden/>
              </w:rPr>
              <w:t>9</w:t>
            </w:r>
            <w:r>
              <w:rPr>
                <w:noProof/>
                <w:webHidden/>
              </w:rPr>
              <w:fldChar w:fldCharType="end"/>
            </w:r>
          </w:hyperlink>
        </w:p>
        <w:p w14:paraId="7C5330D2" w14:textId="17AFC362" w:rsidR="00ED4B38" w:rsidRDefault="00ED4B38">
          <w:pPr>
            <w:pStyle w:val="TM2"/>
            <w:tabs>
              <w:tab w:val="left" w:pos="880"/>
              <w:tab w:val="right" w:leader="dot" w:pos="9062"/>
            </w:tabs>
            <w:rPr>
              <w:rFonts w:eastAsiaTheme="minorEastAsia"/>
              <w:noProof/>
              <w:lang w:eastAsia="fr-FR"/>
            </w:rPr>
          </w:pPr>
          <w:hyperlink w:anchor="_Toc483824099" w:history="1">
            <w:r w:rsidRPr="00D54F6E">
              <w:rPr>
                <w:rStyle w:val="Lienhypertexte"/>
                <w:noProof/>
              </w:rPr>
              <w:t>2.3</w:t>
            </w:r>
            <w:r>
              <w:rPr>
                <w:rFonts w:eastAsiaTheme="minorEastAsia"/>
                <w:noProof/>
                <w:lang w:eastAsia="fr-FR"/>
              </w:rPr>
              <w:tab/>
            </w:r>
            <w:r w:rsidRPr="00D54F6E">
              <w:rPr>
                <w:rStyle w:val="Lienhypertexte"/>
                <w:noProof/>
              </w:rPr>
              <w:t>Technologies utilisées</w:t>
            </w:r>
            <w:r>
              <w:rPr>
                <w:noProof/>
                <w:webHidden/>
              </w:rPr>
              <w:tab/>
            </w:r>
            <w:r>
              <w:rPr>
                <w:noProof/>
                <w:webHidden/>
              </w:rPr>
              <w:fldChar w:fldCharType="begin"/>
            </w:r>
            <w:r>
              <w:rPr>
                <w:noProof/>
                <w:webHidden/>
              </w:rPr>
              <w:instrText xml:space="preserve"> PAGEREF _Toc483824099 \h </w:instrText>
            </w:r>
            <w:r>
              <w:rPr>
                <w:noProof/>
                <w:webHidden/>
              </w:rPr>
            </w:r>
            <w:r>
              <w:rPr>
                <w:noProof/>
                <w:webHidden/>
              </w:rPr>
              <w:fldChar w:fldCharType="separate"/>
            </w:r>
            <w:r>
              <w:rPr>
                <w:noProof/>
                <w:webHidden/>
              </w:rPr>
              <w:t>9</w:t>
            </w:r>
            <w:r>
              <w:rPr>
                <w:noProof/>
                <w:webHidden/>
              </w:rPr>
              <w:fldChar w:fldCharType="end"/>
            </w:r>
          </w:hyperlink>
        </w:p>
        <w:p w14:paraId="1E84F1EF" w14:textId="0BB57783" w:rsidR="00ED4B38" w:rsidRDefault="00ED4B38">
          <w:pPr>
            <w:pStyle w:val="TM3"/>
            <w:tabs>
              <w:tab w:val="left" w:pos="1320"/>
              <w:tab w:val="right" w:leader="dot" w:pos="9062"/>
            </w:tabs>
            <w:rPr>
              <w:rFonts w:eastAsiaTheme="minorEastAsia"/>
              <w:noProof/>
              <w:lang w:eastAsia="fr-FR"/>
            </w:rPr>
          </w:pPr>
          <w:hyperlink w:anchor="_Toc483824100" w:history="1">
            <w:r w:rsidRPr="00D54F6E">
              <w:rPr>
                <w:rStyle w:val="Lienhypertexte"/>
                <w:noProof/>
              </w:rPr>
              <w:t>2.3.1</w:t>
            </w:r>
            <w:r>
              <w:rPr>
                <w:rFonts w:eastAsiaTheme="minorEastAsia"/>
                <w:noProof/>
                <w:lang w:eastAsia="fr-FR"/>
              </w:rPr>
              <w:tab/>
            </w:r>
            <w:r w:rsidRPr="00D54F6E">
              <w:rPr>
                <w:rStyle w:val="Lienhypertexte"/>
                <w:noProof/>
              </w:rPr>
              <w:t>Java</w:t>
            </w:r>
            <w:r>
              <w:rPr>
                <w:noProof/>
                <w:webHidden/>
              </w:rPr>
              <w:tab/>
            </w:r>
            <w:r>
              <w:rPr>
                <w:noProof/>
                <w:webHidden/>
              </w:rPr>
              <w:fldChar w:fldCharType="begin"/>
            </w:r>
            <w:r>
              <w:rPr>
                <w:noProof/>
                <w:webHidden/>
              </w:rPr>
              <w:instrText xml:space="preserve"> PAGEREF _Toc483824100 \h </w:instrText>
            </w:r>
            <w:r>
              <w:rPr>
                <w:noProof/>
                <w:webHidden/>
              </w:rPr>
            </w:r>
            <w:r>
              <w:rPr>
                <w:noProof/>
                <w:webHidden/>
              </w:rPr>
              <w:fldChar w:fldCharType="separate"/>
            </w:r>
            <w:r>
              <w:rPr>
                <w:noProof/>
                <w:webHidden/>
              </w:rPr>
              <w:t>9</w:t>
            </w:r>
            <w:r>
              <w:rPr>
                <w:noProof/>
                <w:webHidden/>
              </w:rPr>
              <w:fldChar w:fldCharType="end"/>
            </w:r>
          </w:hyperlink>
        </w:p>
        <w:p w14:paraId="6D422B39" w14:textId="52ADAA68" w:rsidR="00ED4B38" w:rsidRDefault="00ED4B38">
          <w:pPr>
            <w:pStyle w:val="TM3"/>
            <w:tabs>
              <w:tab w:val="left" w:pos="1320"/>
              <w:tab w:val="right" w:leader="dot" w:pos="9062"/>
            </w:tabs>
            <w:rPr>
              <w:rFonts w:eastAsiaTheme="minorEastAsia"/>
              <w:noProof/>
              <w:lang w:eastAsia="fr-FR"/>
            </w:rPr>
          </w:pPr>
          <w:hyperlink w:anchor="_Toc483824101" w:history="1">
            <w:r w:rsidRPr="00D54F6E">
              <w:rPr>
                <w:rStyle w:val="Lienhypertexte"/>
                <w:noProof/>
              </w:rPr>
              <w:t>2.3.2</w:t>
            </w:r>
            <w:r>
              <w:rPr>
                <w:rFonts w:eastAsiaTheme="minorEastAsia"/>
                <w:noProof/>
                <w:lang w:eastAsia="fr-FR"/>
              </w:rPr>
              <w:tab/>
            </w:r>
            <w:r w:rsidRPr="00D54F6E">
              <w:rPr>
                <w:rStyle w:val="Lienhypertexte"/>
                <w:noProof/>
              </w:rPr>
              <w:t>Git – GitHub</w:t>
            </w:r>
            <w:r>
              <w:rPr>
                <w:noProof/>
                <w:webHidden/>
              </w:rPr>
              <w:tab/>
            </w:r>
            <w:r>
              <w:rPr>
                <w:noProof/>
                <w:webHidden/>
              </w:rPr>
              <w:fldChar w:fldCharType="begin"/>
            </w:r>
            <w:r>
              <w:rPr>
                <w:noProof/>
                <w:webHidden/>
              </w:rPr>
              <w:instrText xml:space="preserve"> PAGEREF _Toc483824101 \h </w:instrText>
            </w:r>
            <w:r>
              <w:rPr>
                <w:noProof/>
                <w:webHidden/>
              </w:rPr>
            </w:r>
            <w:r>
              <w:rPr>
                <w:noProof/>
                <w:webHidden/>
              </w:rPr>
              <w:fldChar w:fldCharType="separate"/>
            </w:r>
            <w:r>
              <w:rPr>
                <w:noProof/>
                <w:webHidden/>
              </w:rPr>
              <w:t>10</w:t>
            </w:r>
            <w:r>
              <w:rPr>
                <w:noProof/>
                <w:webHidden/>
              </w:rPr>
              <w:fldChar w:fldCharType="end"/>
            </w:r>
          </w:hyperlink>
        </w:p>
        <w:p w14:paraId="1E811BE6" w14:textId="6AB4396B" w:rsidR="00ED4B38" w:rsidRDefault="00ED4B38">
          <w:pPr>
            <w:pStyle w:val="TM3"/>
            <w:tabs>
              <w:tab w:val="left" w:pos="1320"/>
              <w:tab w:val="right" w:leader="dot" w:pos="9062"/>
            </w:tabs>
            <w:rPr>
              <w:rFonts w:eastAsiaTheme="minorEastAsia"/>
              <w:noProof/>
              <w:lang w:eastAsia="fr-FR"/>
            </w:rPr>
          </w:pPr>
          <w:hyperlink w:anchor="_Toc483824102" w:history="1">
            <w:r w:rsidRPr="00D54F6E">
              <w:rPr>
                <w:rStyle w:val="Lienhypertexte"/>
                <w:noProof/>
              </w:rPr>
              <w:t>2.3.3</w:t>
            </w:r>
            <w:r>
              <w:rPr>
                <w:rFonts w:eastAsiaTheme="minorEastAsia"/>
                <w:noProof/>
                <w:lang w:eastAsia="fr-FR"/>
              </w:rPr>
              <w:tab/>
            </w:r>
            <w:r w:rsidRPr="00D54F6E">
              <w:rPr>
                <w:rStyle w:val="Lienhypertexte"/>
                <w:noProof/>
              </w:rPr>
              <w:t>Apache Maven</w:t>
            </w:r>
            <w:r>
              <w:rPr>
                <w:noProof/>
                <w:webHidden/>
              </w:rPr>
              <w:tab/>
            </w:r>
            <w:r>
              <w:rPr>
                <w:noProof/>
                <w:webHidden/>
              </w:rPr>
              <w:fldChar w:fldCharType="begin"/>
            </w:r>
            <w:r>
              <w:rPr>
                <w:noProof/>
                <w:webHidden/>
              </w:rPr>
              <w:instrText xml:space="preserve"> PAGEREF _Toc483824102 \h </w:instrText>
            </w:r>
            <w:r>
              <w:rPr>
                <w:noProof/>
                <w:webHidden/>
              </w:rPr>
            </w:r>
            <w:r>
              <w:rPr>
                <w:noProof/>
                <w:webHidden/>
              </w:rPr>
              <w:fldChar w:fldCharType="separate"/>
            </w:r>
            <w:r>
              <w:rPr>
                <w:noProof/>
                <w:webHidden/>
              </w:rPr>
              <w:t>11</w:t>
            </w:r>
            <w:r>
              <w:rPr>
                <w:noProof/>
                <w:webHidden/>
              </w:rPr>
              <w:fldChar w:fldCharType="end"/>
            </w:r>
          </w:hyperlink>
        </w:p>
        <w:p w14:paraId="5A181980" w14:textId="45AF60DD" w:rsidR="00ED4B38" w:rsidRDefault="00ED4B38">
          <w:pPr>
            <w:pStyle w:val="TM3"/>
            <w:tabs>
              <w:tab w:val="left" w:pos="1320"/>
              <w:tab w:val="right" w:leader="dot" w:pos="9062"/>
            </w:tabs>
            <w:rPr>
              <w:rFonts w:eastAsiaTheme="minorEastAsia"/>
              <w:noProof/>
              <w:lang w:eastAsia="fr-FR"/>
            </w:rPr>
          </w:pPr>
          <w:hyperlink w:anchor="_Toc483824103" w:history="1">
            <w:r w:rsidRPr="00D54F6E">
              <w:rPr>
                <w:rStyle w:val="Lienhypertexte"/>
                <w:rFonts w:eastAsia="Arial"/>
                <w:noProof/>
              </w:rPr>
              <w:t>2.3.4</w:t>
            </w:r>
            <w:r>
              <w:rPr>
                <w:rFonts w:eastAsiaTheme="minorEastAsia"/>
                <w:noProof/>
                <w:lang w:eastAsia="fr-FR"/>
              </w:rPr>
              <w:tab/>
            </w:r>
            <w:r w:rsidRPr="00D54F6E">
              <w:rPr>
                <w:rStyle w:val="Lienhypertexte"/>
                <w:rFonts w:eastAsia="Arial"/>
                <w:noProof/>
              </w:rPr>
              <w:t>Carte interactive</w:t>
            </w:r>
            <w:r>
              <w:rPr>
                <w:noProof/>
                <w:webHidden/>
              </w:rPr>
              <w:tab/>
            </w:r>
            <w:r>
              <w:rPr>
                <w:noProof/>
                <w:webHidden/>
              </w:rPr>
              <w:fldChar w:fldCharType="begin"/>
            </w:r>
            <w:r>
              <w:rPr>
                <w:noProof/>
                <w:webHidden/>
              </w:rPr>
              <w:instrText xml:space="preserve"> PAGEREF _Toc483824103 \h </w:instrText>
            </w:r>
            <w:r>
              <w:rPr>
                <w:noProof/>
                <w:webHidden/>
              </w:rPr>
            </w:r>
            <w:r>
              <w:rPr>
                <w:noProof/>
                <w:webHidden/>
              </w:rPr>
              <w:fldChar w:fldCharType="separate"/>
            </w:r>
            <w:r>
              <w:rPr>
                <w:noProof/>
                <w:webHidden/>
              </w:rPr>
              <w:t>12</w:t>
            </w:r>
            <w:r>
              <w:rPr>
                <w:noProof/>
                <w:webHidden/>
              </w:rPr>
              <w:fldChar w:fldCharType="end"/>
            </w:r>
          </w:hyperlink>
        </w:p>
        <w:p w14:paraId="69972042" w14:textId="2AB363E8" w:rsidR="00ED4B38" w:rsidRDefault="00ED4B38">
          <w:pPr>
            <w:pStyle w:val="TM3"/>
            <w:tabs>
              <w:tab w:val="left" w:pos="1320"/>
              <w:tab w:val="right" w:leader="dot" w:pos="9062"/>
            </w:tabs>
            <w:rPr>
              <w:rFonts w:eastAsiaTheme="minorEastAsia"/>
              <w:noProof/>
              <w:lang w:eastAsia="fr-FR"/>
            </w:rPr>
          </w:pPr>
          <w:hyperlink w:anchor="_Toc483824104" w:history="1">
            <w:r w:rsidRPr="00D54F6E">
              <w:rPr>
                <w:rStyle w:val="Lienhypertexte"/>
                <w:noProof/>
              </w:rPr>
              <w:t>2.3.5</w:t>
            </w:r>
            <w:r>
              <w:rPr>
                <w:rFonts w:eastAsiaTheme="minorEastAsia"/>
                <w:noProof/>
                <w:lang w:eastAsia="fr-FR"/>
              </w:rPr>
              <w:tab/>
            </w:r>
            <w:r w:rsidRPr="00D54F6E">
              <w:rPr>
                <w:rStyle w:val="Lienhypertexte"/>
                <w:noProof/>
              </w:rPr>
              <w:t>Base de données</w:t>
            </w:r>
            <w:r>
              <w:rPr>
                <w:noProof/>
                <w:webHidden/>
              </w:rPr>
              <w:tab/>
            </w:r>
            <w:r>
              <w:rPr>
                <w:noProof/>
                <w:webHidden/>
              </w:rPr>
              <w:fldChar w:fldCharType="begin"/>
            </w:r>
            <w:r>
              <w:rPr>
                <w:noProof/>
                <w:webHidden/>
              </w:rPr>
              <w:instrText xml:space="preserve"> PAGEREF _Toc483824104 \h </w:instrText>
            </w:r>
            <w:r>
              <w:rPr>
                <w:noProof/>
                <w:webHidden/>
              </w:rPr>
            </w:r>
            <w:r>
              <w:rPr>
                <w:noProof/>
                <w:webHidden/>
              </w:rPr>
              <w:fldChar w:fldCharType="separate"/>
            </w:r>
            <w:r>
              <w:rPr>
                <w:noProof/>
                <w:webHidden/>
              </w:rPr>
              <w:t>15</w:t>
            </w:r>
            <w:r>
              <w:rPr>
                <w:noProof/>
                <w:webHidden/>
              </w:rPr>
              <w:fldChar w:fldCharType="end"/>
            </w:r>
          </w:hyperlink>
        </w:p>
        <w:p w14:paraId="65BD7F3B" w14:textId="0A5C6BDB" w:rsidR="00ED4B38" w:rsidRDefault="00ED4B38">
          <w:pPr>
            <w:pStyle w:val="TM3"/>
            <w:tabs>
              <w:tab w:val="left" w:pos="1320"/>
              <w:tab w:val="right" w:leader="dot" w:pos="9062"/>
            </w:tabs>
            <w:rPr>
              <w:rFonts w:eastAsiaTheme="minorEastAsia"/>
              <w:noProof/>
              <w:lang w:eastAsia="fr-FR"/>
            </w:rPr>
          </w:pPr>
          <w:hyperlink w:anchor="_Toc483824105" w:history="1">
            <w:r w:rsidRPr="00D54F6E">
              <w:rPr>
                <w:rStyle w:val="Lienhypertexte"/>
                <w:noProof/>
              </w:rPr>
              <w:t>2.3.6</w:t>
            </w:r>
            <w:r>
              <w:rPr>
                <w:rFonts w:eastAsiaTheme="minorEastAsia"/>
                <w:noProof/>
                <w:lang w:eastAsia="fr-FR"/>
              </w:rPr>
              <w:tab/>
            </w:r>
            <w:r w:rsidRPr="00D54F6E">
              <w:rPr>
                <w:rStyle w:val="Lienhypertexte"/>
                <w:noProof/>
              </w:rPr>
              <w:t>Génération de documents PDF</w:t>
            </w:r>
            <w:r>
              <w:rPr>
                <w:noProof/>
                <w:webHidden/>
              </w:rPr>
              <w:tab/>
            </w:r>
            <w:r>
              <w:rPr>
                <w:noProof/>
                <w:webHidden/>
              </w:rPr>
              <w:fldChar w:fldCharType="begin"/>
            </w:r>
            <w:r>
              <w:rPr>
                <w:noProof/>
                <w:webHidden/>
              </w:rPr>
              <w:instrText xml:space="preserve"> PAGEREF _Toc483824105 \h </w:instrText>
            </w:r>
            <w:r>
              <w:rPr>
                <w:noProof/>
                <w:webHidden/>
              </w:rPr>
            </w:r>
            <w:r>
              <w:rPr>
                <w:noProof/>
                <w:webHidden/>
              </w:rPr>
              <w:fldChar w:fldCharType="separate"/>
            </w:r>
            <w:r>
              <w:rPr>
                <w:noProof/>
                <w:webHidden/>
              </w:rPr>
              <w:t>17</w:t>
            </w:r>
            <w:r>
              <w:rPr>
                <w:noProof/>
                <w:webHidden/>
              </w:rPr>
              <w:fldChar w:fldCharType="end"/>
            </w:r>
          </w:hyperlink>
        </w:p>
        <w:p w14:paraId="31C6F2EB" w14:textId="2FB64823" w:rsidR="00ED4B38" w:rsidRDefault="00ED4B38">
          <w:pPr>
            <w:pStyle w:val="TM3"/>
            <w:tabs>
              <w:tab w:val="left" w:pos="1320"/>
              <w:tab w:val="right" w:leader="dot" w:pos="9062"/>
            </w:tabs>
            <w:rPr>
              <w:rFonts w:eastAsiaTheme="minorEastAsia"/>
              <w:noProof/>
              <w:lang w:eastAsia="fr-FR"/>
            </w:rPr>
          </w:pPr>
          <w:hyperlink w:anchor="_Toc483824106" w:history="1">
            <w:r w:rsidRPr="00D54F6E">
              <w:rPr>
                <w:rStyle w:val="Lienhypertexte"/>
                <w:noProof/>
              </w:rPr>
              <w:t>2.3.7</w:t>
            </w:r>
            <w:r>
              <w:rPr>
                <w:rFonts w:eastAsiaTheme="minorEastAsia"/>
                <w:noProof/>
                <w:lang w:eastAsia="fr-FR"/>
              </w:rPr>
              <w:tab/>
            </w:r>
            <w:r w:rsidRPr="00D54F6E">
              <w:rPr>
                <w:rStyle w:val="Lienhypertexte"/>
                <w:noProof/>
              </w:rPr>
              <w:t>Interface graphique utilisateur (GUI)</w:t>
            </w:r>
            <w:r>
              <w:rPr>
                <w:noProof/>
                <w:webHidden/>
              </w:rPr>
              <w:tab/>
            </w:r>
            <w:r>
              <w:rPr>
                <w:noProof/>
                <w:webHidden/>
              </w:rPr>
              <w:fldChar w:fldCharType="begin"/>
            </w:r>
            <w:r>
              <w:rPr>
                <w:noProof/>
                <w:webHidden/>
              </w:rPr>
              <w:instrText xml:space="preserve"> PAGEREF _Toc483824106 \h </w:instrText>
            </w:r>
            <w:r>
              <w:rPr>
                <w:noProof/>
                <w:webHidden/>
              </w:rPr>
            </w:r>
            <w:r>
              <w:rPr>
                <w:noProof/>
                <w:webHidden/>
              </w:rPr>
              <w:fldChar w:fldCharType="separate"/>
            </w:r>
            <w:r>
              <w:rPr>
                <w:noProof/>
                <w:webHidden/>
              </w:rPr>
              <w:t>18</w:t>
            </w:r>
            <w:r>
              <w:rPr>
                <w:noProof/>
                <w:webHidden/>
              </w:rPr>
              <w:fldChar w:fldCharType="end"/>
            </w:r>
          </w:hyperlink>
        </w:p>
        <w:p w14:paraId="3861FE35" w14:textId="5017C69D" w:rsidR="00ED4B38" w:rsidRDefault="00ED4B38">
          <w:pPr>
            <w:pStyle w:val="TM1"/>
            <w:tabs>
              <w:tab w:val="left" w:pos="440"/>
            </w:tabs>
            <w:rPr>
              <w:rFonts w:eastAsiaTheme="minorEastAsia"/>
              <w:noProof/>
              <w:lang w:eastAsia="fr-FR"/>
            </w:rPr>
          </w:pPr>
          <w:hyperlink w:anchor="_Toc483824107" w:history="1">
            <w:r w:rsidRPr="00D54F6E">
              <w:rPr>
                <w:rStyle w:val="Lienhypertexte"/>
                <w:noProof/>
              </w:rPr>
              <w:t>3</w:t>
            </w:r>
            <w:r>
              <w:rPr>
                <w:rFonts w:eastAsiaTheme="minorEastAsia"/>
                <w:noProof/>
                <w:lang w:eastAsia="fr-FR"/>
              </w:rPr>
              <w:tab/>
            </w:r>
            <w:r w:rsidRPr="00D54F6E">
              <w:rPr>
                <w:rStyle w:val="Lienhypertexte"/>
                <w:noProof/>
              </w:rPr>
              <w:t>Implémentation</w:t>
            </w:r>
            <w:r>
              <w:rPr>
                <w:noProof/>
                <w:webHidden/>
              </w:rPr>
              <w:tab/>
            </w:r>
            <w:r>
              <w:rPr>
                <w:noProof/>
                <w:webHidden/>
              </w:rPr>
              <w:fldChar w:fldCharType="begin"/>
            </w:r>
            <w:r>
              <w:rPr>
                <w:noProof/>
                <w:webHidden/>
              </w:rPr>
              <w:instrText xml:space="preserve"> PAGEREF _Toc483824107 \h </w:instrText>
            </w:r>
            <w:r>
              <w:rPr>
                <w:noProof/>
                <w:webHidden/>
              </w:rPr>
            </w:r>
            <w:r>
              <w:rPr>
                <w:noProof/>
                <w:webHidden/>
              </w:rPr>
              <w:fldChar w:fldCharType="separate"/>
            </w:r>
            <w:r>
              <w:rPr>
                <w:noProof/>
                <w:webHidden/>
              </w:rPr>
              <w:t>19</w:t>
            </w:r>
            <w:r>
              <w:rPr>
                <w:noProof/>
                <w:webHidden/>
              </w:rPr>
              <w:fldChar w:fldCharType="end"/>
            </w:r>
          </w:hyperlink>
        </w:p>
        <w:p w14:paraId="2262131E" w14:textId="6F02B26D" w:rsidR="00ED4B38" w:rsidRDefault="00ED4B38">
          <w:pPr>
            <w:pStyle w:val="TM2"/>
            <w:tabs>
              <w:tab w:val="left" w:pos="880"/>
              <w:tab w:val="right" w:leader="dot" w:pos="9062"/>
            </w:tabs>
            <w:rPr>
              <w:rFonts w:eastAsiaTheme="minorEastAsia"/>
              <w:noProof/>
              <w:lang w:eastAsia="fr-FR"/>
            </w:rPr>
          </w:pPr>
          <w:hyperlink w:anchor="_Toc483824108" w:history="1">
            <w:r w:rsidRPr="00D54F6E">
              <w:rPr>
                <w:rStyle w:val="Lienhypertexte"/>
                <w:noProof/>
              </w:rPr>
              <w:t>3.1</w:t>
            </w:r>
            <w:r>
              <w:rPr>
                <w:rFonts w:eastAsiaTheme="minorEastAsia"/>
                <w:noProof/>
                <w:lang w:eastAsia="fr-FR"/>
              </w:rPr>
              <w:tab/>
            </w:r>
            <w:r w:rsidRPr="00D54F6E">
              <w:rPr>
                <w:rStyle w:val="Lienhypertexte"/>
                <w:noProof/>
              </w:rPr>
              <w:t>Carte interactive</w:t>
            </w:r>
            <w:r>
              <w:rPr>
                <w:noProof/>
                <w:webHidden/>
              </w:rPr>
              <w:tab/>
            </w:r>
            <w:r>
              <w:rPr>
                <w:noProof/>
                <w:webHidden/>
              </w:rPr>
              <w:fldChar w:fldCharType="begin"/>
            </w:r>
            <w:r>
              <w:rPr>
                <w:noProof/>
                <w:webHidden/>
              </w:rPr>
              <w:instrText xml:space="preserve"> PAGEREF _Toc483824108 \h </w:instrText>
            </w:r>
            <w:r>
              <w:rPr>
                <w:noProof/>
                <w:webHidden/>
              </w:rPr>
            </w:r>
            <w:r>
              <w:rPr>
                <w:noProof/>
                <w:webHidden/>
              </w:rPr>
              <w:fldChar w:fldCharType="separate"/>
            </w:r>
            <w:r>
              <w:rPr>
                <w:noProof/>
                <w:webHidden/>
              </w:rPr>
              <w:t>19</w:t>
            </w:r>
            <w:r>
              <w:rPr>
                <w:noProof/>
                <w:webHidden/>
              </w:rPr>
              <w:fldChar w:fldCharType="end"/>
            </w:r>
          </w:hyperlink>
        </w:p>
        <w:p w14:paraId="278433E7" w14:textId="6311F6C3" w:rsidR="00ED4B38" w:rsidRDefault="00ED4B38">
          <w:pPr>
            <w:pStyle w:val="TM3"/>
            <w:tabs>
              <w:tab w:val="left" w:pos="1320"/>
              <w:tab w:val="right" w:leader="dot" w:pos="9062"/>
            </w:tabs>
            <w:rPr>
              <w:rFonts w:eastAsiaTheme="minorEastAsia"/>
              <w:noProof/>
              <w:lang w:eastAsia="fr-FR"/>
            </w:rPr>
          </w:pPr>
          <w:hyperlink w:anchor="_Toc483824109" w:history="1">
            <w:r w:rsidRPr="00D54F6E">
              <w:rPr>
                <w:rStyle w:val="Lienhypertexte"/>
                <w:noProof/>
              </w:rPr>
              <w:t>3.1.1</w:t>
            </w:r>
            <w:r>
              <w:rPr>
                <w:rFonts w:eastAsiaTheme="minorEastAsia"/>
                <w:noProof/>
                <w:lang w:eastAsia="fr-FR"/>
              </w:rPr>
              <w:tab/>
            </w:r>
            <w:r w:rsidRPr="00D54F6E">
              <w:rPr>
                <w:rStyle w:val="Lienhypertexte"/>
                <w:noProof/>
              </w:rPr>
              <w:t>Tuile</w:t>
            </w:r>
            <w:r>
              <w:rPr>
                <w:noProof/>
                <w:webHidden/>
              </w:rPr>
              <w:tab/>
            </w:r>
            <w:r>
              <w:rPr>
                <w:noProof/>
                <w:webHidden/>
              </w:rPr>
              <w:fldChar w:fldCharType="begin"/>
            </w:r>
            <w:r>
              <w:rPr>
                <w:noProof/>
                <w:webHidden/>
              </w:rPr>
              <w:instrText xml:space="preserve"> PAGEREF _Toc483824109 \h </w:instrText>
            </w:r>
            <w:r>
              <w:rPr>
                <w:noProof/>
                <w:webHidden/>
              </w:rPr>
            </w:r>
            <w:r>
              <w:rPr>
                <w:noProof/>
                <w:webHidden/>
              </w:rPr>
              <w:fldChar w:fldCharType="separate"/>
            </w:r>
            <w:r>
              <w:rPr>
                <w:noProof/>
                <w:webHidden/>
              </w:rPr>
              <w:t>19</w:t>
            </w:r>
            <w:r>
              <w:rPr>
                <w:noProof/>
                <w:webHidden/>
              </w:rPr>
              <w:fldChar w:fldCharType="end"/>
            </w:r>
          </w:hyperlink>
        </w:p>
        <w:p w14:paraId="15C7DBC5" w14:textId="1F3393CE" w:rsidR="00ED4B38" w:rsidRDefault="00ED4B38">
          <w:pPr>
            <w:pStyle w:val="TM3"/>
            <w:tabs>
              <w:tab w:val="left" w:pos="1320"/>
              <w:tab w:val="right" w:leader="dot" w:pos="9062"/>
            </w:tabs>
            <w:rPr>
              <w:rFonts w:eastAsiaTheme="minorEastAsia"/>
              <w:noProof/>
              <w:lang w:eastAsia="fr-FR"/>
            </w:rPr>
          </w:pPr>
          <w:hyperlink w:anchor="_Toc483824110" w:history="1">
            <w:r w:rsidRPr="00D54F6E">
              <w:rPr>
                <w:rStyle w:val="Lienhypertexte"/>
                <w:noProof/>
              </w:rPr>
              <w:t>3.1.2</w:t>
            </w:r>
            <w:r>
              <w:rPr>
                <w:rFonts w:eastAsiaTheme="minorEastAsia"/>
                <w:noProof/>
                <w:lang w:eastAsia="fr-FR"/>
              </w:rPr>
              <w:tab/>
            </w:r>
            <w:r w:rsidRPr="00D54F6E">
              <w:rPr>
                <w:rStyle w:val="Lienhypertexte"/>
                <w:noProof/>
              </w:rPr>
              <w:t>Fournisseur de tuiles</w:t>
            </w:r>
            <w:r>
              <w:rPr>
                <w:noProof/>
                <w:webHidden/>
              </w:rPr>
              <w:tab/>
            </w:r>
            <w:r>
              <w:rPr>
                <w:noProof/>
                <w:webHidden/>
              </w:rPr>
              <w:fldChar w:fldCharType="begin"/>
            </w:r>
            <w:r>
              <w:rPr>
                <w:noProof/>
                <w:webHidden/>
              </w:rPr>
              <w:instrText xml:space="preserve"> PAGEREF _Toc483824110 \h </w:instrText>
            </w:r>
            <w:r>
              <w:rPr>
                <w:noProof/>
                <w:webHidden/>
              </w:rPr>
            </w:r>
            <w:r>
              <w:rPr>
                <w:noProof/>
                <w:webHidden/>
              </w:rPr>
              <w:fldChar w:fldCharType="separate"/>
            </w:r>
            <w:r>
              <w:rPr>
                <w:noProof/>
                <w:webHidden/>
              </w:rPr>
              <w:t>20</w:t>
            </w:r>
            <w:r>
              <w:rPr>
                <w:noProof/>
                <w:webHidden/>
              </w:rPr>
              <w:fldChar w:fldCharType="end"/>
            </w:r>
          </w:hyperlink>
        </w:p>
        <w:p w14:paraId="2F46C68C" w14:textId="1ABC45D6" w:rsidR="00ED4B38" w:rsidRDefault="00ED4B38">
          <w:pPr>
            <w:pStyle w:val="TM3"/>
            <w:tabs>
              <w:tab w:val="left" w:pos="1320"/>
              <w:tab w:val="right" w:leader="dot" w:pos="9062"/>
            </w:tabs>
            <w:rPr>
              <w:rFonts w:eastAsiaTheme="minorEastAsia"/>
              <w:noProof/>
              <w:lang w:eastAsia="fr-FR"/>
            </w:rPr>
          </w:pPr>
          <w:hyperlink w:anchor="_Toc483824111" w:history="1">
            <w:r w:rsidRPr="00D54F6E">
              <w:rPr>
                <w:rStyle w:val="Lienhypertexte"/>
                <w:noProof/>
              </w:rPr>
              <w:t>3.1.3</w:t>
            </w:r>
            <w:r>
              <w:rPr>
                <w:rFonts w:eastAsiaTheme="minorEastAsia"/>
                <w:noProof/>
                <w:lang w:eastAsia="fr-FR"/>
              </w:rPr>
              <w:tab/>
            </w:r>
            <w:r w:rsidRPr="00D54F6E">
              <w:rPr>
                <w:rStyle w:val="Lienhypertexte"/>
                <w:noProof/>
              </w:rPr>
              <w:t>Interface graphique utilisateur</w:t>
            </w:r>
            <w:r>
              <w:rPr>
                <w:noProof/>
                <w:webHidden/>
              </w:rPr>
              <w:tab/>
            </w:r>
            <w:r>
              <w:rPr>
                <w:noProof/>
                <w:webHidden/>
              </w:rPr>
              <w:fldChar w:fldCharType="begin"/>
            </w:r>
            <w:r>
              <w:rPr>
                <w:noProof/>
                <w:webHidden/>
              </w:rPr>
              <w:instrText xml:space="preserve"> PAGEREF _Toc483824111 \h </w:instrText>
            </w:r>
            <w:r>
              <w:rPr>
                <w:noProof/>
                <w:webHidden/>
              </w:rPr>
            </w:r>
            <w:r>
              <w:rPr>
                <w:noProof/>
                <w:webHidden/>
              </w:rPr>
              <w:fldChar w:fldCharType="separate"/>
            </w:r>
            <w:r>
              <w:rPr>
                <w:noProof/>
                <w:webHidden/>
              </w:rPr>
              <w:t>22</w:t>
            </w:r>
            <w:r>
              <w:rPr>
                <w:noProof/>
                <w:webHidden/>
              </w:rPr>
              <w:fldChar w:fldCharType="end"/>
            </w:r>
          </w:hyperlink>
        </w:p>
        <w:p w14:paraId="493BA241" w14:textId="1D50E3CA" w:rsidR="00ED4B38" w:rsidRDefault="00ED4B38">
          <w:pPr>
            <w:pStyle w:val="TM2"/>
            <w:tabs>
              <w:tab w:val="left" w:pos="880"/>
              <w:tab w:val="right" w:leader="dot" w:pos="9062"/>
            </w:tabs>
            <w:rPr>
              <w:rFonts w:eastAsiaTheme="minorEastAsia"/>
              <w:noProof/>
              <w:lang w:eastAsia="fr-FR"/>
            </w:rPr>
          </w:pPr>
          <w:hyperlink w:anchor="_Toc483824112" w:history="1">
            <w:r w:rsidRPr="00D54F6E">
              <w:rPr>
                <w:rStyle w:val="Lienhypertexte"/>
                <w:noProof/>
              </w:rPr>
              <w:t>3.2</w:t>
            </w:r>
            <w:r>
              <w:rPr>
                <w:rFonts w:eastAsiaTheme="minorEastAsia"/>
                <w:noProof/>
                <w:lang w:eastAsia="fr-FR"/>
              </w:rPr>
              <w:tab/>
            </w:r>
            <w:r w:rsidRPr="00D54F6E">
              <w:rPr>
                <w:rStyle w:val="Lienhypertexte"/>
                <w:noProof/>
              </w:rPr>
              <w:t>Base de données</w:t>
            </w:r>
            <w:r>
              <w:rPr>
                <w:noProof/>
                <w:webHidden/>
              </w:rPr>
              <w:tab/>
            </w:r>
            <w:r>
              <w:rPr>
                <w:noProof/>
                <w:webHidden/>
              </w:rPr>
              <w:fldChar w:fldCharType="begin"/>
            </w:r>
            <w:r>
              <w:rPr>
                <w:noProof/>
                <w:webHidden/>
              </w:rPr>
              <w:instrText xml:space="preserve"> PAGEREF _Toc483824112 \h </w:instrText>
            </w:r>
            <w:r>
              <w:rPr>
                <w:noProof/>
                <w:webHidden/>
              </w:rPr>
            </w:r>
            <w:r>
              <w:rPr>
                <w:noProof/>
                <w:webHidden/>
              </w:rPr>
              <w:fldChar w:fldCharType="separate"/>
            </w:r>
            <w:r>
              <w:rPr>
                <w:noProof/>
                <w:webHidden/>
              </w:rPr>
              <w:t>23</w:t>
            </w:r>
            <w:r>
              <w:rPr>
                <w:noProof/>
                <w:webHidden/>
              </w:rPr>
              <w:fldChar w:fldCharType="end"/>
            </w:r>
          </w:hyperlink>
        </w:p>
        <w:p w14:paraId="0FCC76B3" w14:textId="5D9D5765" w:rsidR="00ED4B38" w:rsidRDefault="00ED4B38">
          <w:pPr>
            <w:pStyle w:val="TM3"/>
            <w:tabs>
              <w:tab w:val="left" w:pos="1320"/>
              <w:tab w:val="right" w:leader="dot" w:pos="9062"/>
            </w:tabs>
            <w:rPr>
              <w:rFonts w:eastAsiaTheme="minorEastAsia"/>
              <w:noProof/>
              <w:lang w:eastAsia="fr-FR"/>
            </w:rPr>
          </w:pPr>
          <w:hyperlink w:anchor="_Toc483824113" w:history="1">
            <w:r w:rsidRPr="00D54F6E">
              <w:rPr>
                <w:rStyle w:val="Lienhypertexte"/>
                <w:noProof/>
              </w:rPr>
              <w:t>3.2.1</w:t>
            </w:r>
            <w:r>
              <w:rPr>
                <w:rFonts w:eastAsiaTheme="minorEastAsia"/>
                <w:noProof/>
                <w:lang w:eastAsia="fr-FR"/>
              </w:rPr>
              <w:tab/>
            </w:r>
            <w:r w:rsidRPr="00D54F6E">
              <w:rPr>
                <w:rStyle w:val="Lienhypertexte"/>
                <w:noProof/>
              </w:rPr>
              <w:t>Modèle de données relationnel</w:t>
            </w:r>
            <w:r>
              <w:rPr>
                <w:noProof/>
                <w:webHidden/>
              </w:rPr>
              <w:tab/>
            </w:r>
            <w:r>
              <w:rPr>
                <w:noProof/>
                <w:webHidden/>
              </w:rPr>
              <w:fldChar w:fldCharType="begin"/>
            </w:r>
            <w:r>
              <w:rPr>
                <w:noProof/>
                <w:webHidden/>
              </w:rPr>
              <w:instrText xml:space="preserve"> PAGEREF _Toc483824113 \h </w:instrText>
            </w:r>
            <w:r>
              <w:rPr>
                <w:noProof/>
                <w:webHidden/>
              </w:rPr>
            </w:r>
            <w:r>
              <w:rPr>
                <w:noProof/>
                <w:webHidden/>
              </w:rPr>
              <w:fldChar w:fldCharType="separate"/>
            </w:r>
            <w:r>
              <w:rPr>
                <w:noProof/>
                <w:webHidden/>
              </w:rPr>
              <w:t>25</w:t>
            </w:r>
            <w:r>
              <w:rPr>
                <w:noProof/>
                <w:webHidden/>
              </w:rPr>
              <w:fldChar w:fldCharType="end"/>
            </w:r>
          </w:hyperlink>
        </w:p>
        <w:p w14:paraId="31F277C3" w14:textId="5A065843" w:rsidR="00ED4B38" w:rsidRDefault="00ED4B38">
          <w:pPr>
            <w:pStyle w:val="TM3"/>
            <w:tabs>
              <w:tab w:val="left" w:pos="1320"/>
              <w:tab w:val="right" w:leader="dot" w:pos="9062"/>
            </w:tabs>
            <w:rPr>
              <w:rFonts w:eastAsiaTheme="minorEastAsia"/>
              <w:noProof/>
              <w:lang w:eastAsia="fr-FR"/>
            </w:rPr>
          </w:pPr>
          <w:hyperlink w:anchor="_Toc483824114" w:history="1">
            <w:r w:rsidRPr="00D54F6E">
              <w:rPr>
                <w:rStyle w:val="Lienhypertexte"/>
                <w:noProof/>
              </w:rPr>
              <w:t>3.2.2</w:t>
            </w:r>
            <w:r>
              <w:rPr>
                <w:rFonts w:eastAsiaTheme="minorEastAsia"/>
                <w:noProof/>
                <w:lang w:eastAsia="fr-FR"/>
              </w:rPr>
              <w:tab/>
            </w:r>
            <w:r w:rsidRPr="00D54F6E">
              <w:rPr>
                <w:rStyle w:val="Lienhypertexte"/>
                <w:noProof/>
              </w:rPr>
              <w:t>Diagramme des classes</w:t>
            </w:r>
            <w:r>
              <w:rPr>
                <w:noProof/>
                <w:webHidden/>
              </w:rPr>
              <w:tab/>
            </w:r>
            <w:r>
              <w:rPr>
                <w:noProof/>
                <w:webHidden/>
              </w:rPr>
              <w:fldChar w:fldCharType="begin"/>
            </w:r>
            <w:r>
              <w:rPr>
                <w:noProof/>
                <w:webHidden/>
              </w:rPr>
              <w:instrText xml:space="preserve"> PAGEREF _Toc483824114 \h </w:instrText>
            </w:r>
            <w:r>
              <w:rPr>
                <w:noProof/>
                <w:webHidden/>
              </w:rPr>
            </w:r>
            <w:r>
              <w:rPr>
                <w:noProof/>
                <w:webHidden/>
              </w:rPr>
              <w:fldChar w:fldCharType="separate"/>
            </w:r>
            <w:r>
              <w:rPr>
                <w:noProof/>
                <w:webHidden/>
              </w:rPr>
              <w:t>26</w:t>
            </w:r>
            <w:r>
              <w:rPr>
                <w:noProof/>
                <w:webHidden/>
              </w:rPr>
              <w:fldChar w:fldCharType="end"/>
            </w:r>
          </w:hyperlink>
        </w:p>
        <w:p w14:paraId="3DE9394C" w14:textId="3F087D17" w:rsidR="00ED4B38" w:rsidRDefault="00ED4B38">
          <w:pPr>
            <w:pStyle w:val="TM2"/>
            <w:tabs>
              <w:tab w:val="left" w:pos="880"/>
              <w:tab w:val="right" w:leader="dot" w:pos="9062"/>
            </w:tabs>
            <w:rPr>
              <w:rFonts w:eastAsiaTheme="minorEastAsia"/>
              <w:noProof/>
              <w:lang w:eastAsia="fr-FR"/>
            </w:rPr>
          </w:pPr>
          <w:hyperlink w:anchor="_Toc483824115" w:history="1">
            <w:r w:rsidRPr="00D54F6E">
              <w:rPr>
                <w:rStyle w:val="Lienhypertexte"/>
                <w:noProof/>
              </w:rPr>
              <w:t>3.3</w:t>
            </w:r>
            <w:r>
              <w:rPr>
                <w:rFonts w:eastAsiaTheme="minorEastAsia"/>
                <w:noProof/>
                <w:lang w:eastAsia="fr-FR"/>
              </w:rPr>
              <w:tab/>
            </w:r>
            <w:r w:rsidRPr="00D54F6E">
              <w:rPr>
                <w:rStyle w:val="Lienhypertexte"/>
                <w:noProof/>
              </w:rPr>
              <w:t>Génération de documents PDF</w:t>
            </w:r>
            <w:r>
              <w:rPr>
                <w:noProof/>
                <w:webHidden/>
              </w:rPr>
              <w:tab/>
            </w:r>
            <w:r>
              <w:rPr>
                <w:noProof/>
                <w:webHidden/>
              </w:rPr>
              <w:fldChar w:fldCharType="begin"/>
            </w:r>
            <w:r>
              <w:rPr>
                <w:noProof/>
                <w:webHidden/>
              </w:rPr>
              <w:instrText xml:space="preserve"> PAGEREF _Toc483824115 \h </w:instrText>
            </w:r>
            <w:r>
              <w:rPr>
                <w:noProof/>
                <w:webHidden/>
              </w:rPr>
            </w:r>
            <w:r>
              <w:rPr>
                <w:noProof/>
                <w:webHidden/>
              </w:rPr>
              <w:fldChar w:fldCharType="separate"/>
            </w:r>
            <w:r>
              <w:rPr>
                <w:noProof/>
                <w:webHidden/>
              </w:rPr>
              <w:t>27</w:t>
            </w:r>
            <w:r>
              <w:rPr>
                <w:noProof/>
                <w:webHidden/>
              </w:rPr>
              <w:fldChar w:fldCharType="end"/>
            </w:r>
          </w:hyperlink>
        </w:p>
        <w:p w14:paraId="3748010F" w14:textId="66A93177" w:rsidR="00ED4B38" w:rsidRDefault="00ED4B38">
          <w:pPr>
            <w:pStyle w:val="TM2"/>
            <w:tabs>
              <w:tab w:val="left" w:pos="880"/>
              <w:tab w:val="right" w:leader="dot" w:pos="9062"/>
            </w:tabs>
            <w:rPr>
              <w:rFonts w:eastAsiaTheme="minorEastAsia"/>
              <w:noProof/>
              <w:lang w:eastAsia="fr-FR"/>
            </w:rPr>
          </w:pPr>
          <w:hyperlink w:anchor="_Toc483824116" w:history="1">
            <w:r w:rsidRPr="00D54F6E">
              <w:rPr>
                <w:rStyle w:val="Lienhypertexte"/>
                <w:noProof/>
              </w:rPr>
              <w:t>3.4</w:t>
            </w:r>
            <w:r>
              <w:rPr>
                <w:rFonts w:eastAsiaTheme="minorEastAsia"/>
                <w:noProof/>
                <w:lang w:eastAsia="fr-FR"/>
              </w:rPr>
              <w:tab/>
            </w:r>
            <w:r w:rsidRPr="00D54F6E">
              <w:rPr>
                <w:rStyle w:val="Lienhypertexte"/>
                <w:noProof/>
              </w:rPr>
              <w:t>Interface graphique utilisateur (GUI)</w:t>
            </w:r>
            <w:r>
              <w:rPr>
                <w:noProof/>
                <w:webHidden/>
              </w:rPr>
              <w:tab/>
            </w:r>
            <w:r>
              <w:rPr>
                <w:noProof/>
                <w:webHidden/>
              </w:rPr>
              <w:fldChar w:fldCharType="begin"/>
            </w:r>
            <w:r>
              <w:rPr>
                <w:noProof/>
                <w:webHidden/>
              </w:rPr>
              <w:instrText xml:space="preserve"> PAGEREF _Toc483824116 \h </w:instrText>
            </w:r>
            <w:r>
              <w:rPr>
                <w:noProof/>
                <w:webHidden/>
              </w:rPr>
            </w:r>
            <w:r>
              <w:rPr>
                <w:noProof/>
                <w:webHidden/>
              </w:rPr>
              <w:fldChar w:fldCharType="separate"/>
            </w:r>
            <w:r>
              <w:rPr>
                <w:noProof/>
                <w:webHidden/>
              </w:rPr>
              <w:t>28</w:t>
            </w:r>
            <w:r>
              <w:rPr>
                <w:noProof/>
                <w:webHidden/>
              </w:rPr>
              <w:fldChar w:fldCharType="end"/>
            </w:r>
          </w:hyperlink>
        </w:p>
        <w:p w14:paraId="605D7E3B" w14:textId="072CE993" w:rsidR="00ED4B38" w:rsidRDefault="00ED4B38">
          <w:pPr>
            <w:pStyle w:val="TM1"/>
            <w:tabs>
              <w:tab w:val="left" w:pos="440"/>
            </w:tabs>
            <w:rPr>
              <w:rFonts w:eastAsiaTheme="minorEastAsia"/>
              <w:noProof/>
              <w:lang w:eastAsia="fr-FR"/>
            </w:rPr>
          </w:pPr>
          <w:hyperlink w:anchor="_Toc483824117" w:history="1">
            <w:r w:rsidRPr="00D54F6E">
              <w:rPr>
                <w:rStyle w:val="Lienhypertexte"/>
                <w:noProof/>
              </w:rPr>
              <w:t>4</w:t>
            </w:r>
            <w:r>
              <w:rPr>
                <w:rFonts w:eastAsiaTheme="minorEastAsia"/>
                <w:noProof/>
                <w:lang w:eastAsia="fr-FR"/>
              </w:rPr>
              <w:tab/>
            </w:r>
            <w:r w:rsidRPr="00D54F6E">
              <w:rPr>
                <w:rStyle w:val="Lienhypertexte"/>
                <w:noProof/>
              </w:rPr>
              <w:t>Tests de l’application</w:t>
            </w:r>
            <w:r>
              <w:rPr>
                <w:noProof/>
                <w:webHidden/>
              </w:rPr>
              <w:tab/>
            </w:r>
            <w:r>
              <w:rPr>
                <w:noProof/>
                <w:webHidden/>
              </w:rPr>
              <w:fldChar w:fldCharType="begin"/>
            </w:r>
            <w:r>
              <w:rPr>
                <w:noProof/>
                <w:webHidden/>
              </w:rPr>
              <w:instrText xml:space="preserve"> PAGEREF _Toc483824117 \h </w:instrText>
            </w:r>
            <w:r>
              <w:rPr>
                <w:noProof/>
                <w:webHidden/>
              </w:rPr>
            </w:r>
            <w:r>
              <w:rPr>
                <w:noProof/>
                <w:webHidden/>
              </w:rPr>
              <w:fldChar w:fldCharType="separate"/>
            </w:r>
            <w:r>
              <w:rPr>
                <w:noProof/>
                <w:webHidden/>
              </w:rPr>
              <w:t>32</w:t>
            </w:r>
            <w:r>
              <w:rPr>
                <w:noProof/>
                <w:webHidden/>
              </w:rPr>
              <w:fldChar w:fldCharType="end"/>
            </w:r>
          </w:hyperlink>
        </w:p>
        <w:p w14:paraId="7DC078D8" w14:textId="0CCBC6E5" w:rsidR="00ED4B38" w:rsidRDefault="00ED4B38">
          <w:pPr>
            <w:pStyle w:val="TM2"/>
            <w:tabs>
              <w:tab w:val="left" w:pos="880"/>
              <w:tab w:val="right" w:leader="dot" w:pos="9062"/>
            </w:tabs>
            <w:rPr>
              <w:rFonts w:eastAsiaTheme="minorEastAsia"/>
              <w:noProof/>
              <w:lang w:eastAsia="fr-FR"/>
            </w:rPr>
          </w:pPr>
          <w:hyperlink w:anchor="_Toc483824118" w:history="1">
            <w:r w:rsidRPr="00D54F6E">
              <w:rPr>
                <w:rStyle w:val="Lienhypertexte"/>
                <w:noProof/>
              </w:rPr>
              <w:t>4.1</w:t>
            </w:r>
            <w:r>
              <w:rPr>
                <w:rFonts w:eastAsiaTheme="minorEastAsia"/>
                <w:noProof/>
                <w:lang w:eastAsia="fr-FR"/>
              </w:rPr>
              <w:tab/>
            </w:r>
            <w:r w:rsidRPr="00D54F6E">
              <w:rPr>
                <w:rStyle w:val="Lienhypertexte"/>
                <w:noProof/>
              </w:rPr>
              <w:t>Description générale de l’environnement de test</w:t>
            </w:r>
            <w:r>
              <w:rPr>
                <w:noProof/>
                <w:webHidden/>
              </w:rPr>
              <w:tab/>
            </w:r>
            <w:r>
              <w:rPr>
                <w:noProof/>
                <w:webHidden/>
              </w:rPr>
              <w:fldChar w:fldCharType="begin"/>
            </w:r>
            <w:r>
              <w:rPr>
                <w:noProof/>
                <w:webHidden/>
              </w:rPr>
              <w:instrText xml:space="preserve"> PAGEREF _Toc483824118 \h </w:instrText>
            </w:r>
            <w:r>
              <w:rPr>
                <w:noProof/>
                <w:webHidden/>
              </w:rPr>
            </w:r>
            <w:r>
              <w:rPr>
                <w:noProof/>
                <w:webHidden/>
              </w:rPr>
              <w:fldChar w:fldCharType="separate"/>
            </w:r>
            <w:r>
              <w:rPr>
                <w:noProof/>
                <w:webHidden/>
              </w:rPr>
              <w:t>32</w:t>
            </w:r>
            <w:r>
              <w:rPr>
                <w:noProof/>
                <w:webHidden/>
              </w:rPr>
              <w:fldChar w:fldCharType="end"/>
            </w:r>
          </w:hyperlink>
        </w:p>
        <w:p w14:paraId="5BE8E762" w14:textId="60B46DC2" w:rsidR="00ED4B38" w:rsidRDefault="00ED4B38">
          <w:pPr>
            <w:pStyle w:val="TM3"/>
            <w:tabs>
              <w:tab w:val="left" w:pos="1320"/>
              <w:tab w:val="right" w:leader="dot" w:pos="9062"/>
            </w:tabs>
            <w:rPr>
              <w:rFonts w:eastAsiaTheme="minorEastAsia"/>
              <w:noProof/>
              <w:lang w:eastAsia="fr-FR"/>
            </w:rPr>
          </w:pPr>
          <w:hyperlink w:anchor="_Toc483824119" w:history="1">
            <w:r w:rsidRPr="00D54F6E">
              <w:rPr>
                <w:rStyle w:val="Lienhypertexte"/>
                <w:noProof/>
              </w:rPr>
              <w:t>4.1.1</w:t>
            </w:r>
            <w:r>
              <w:rPr>
                <w:rFonts w:eastAsiaTheme="minorEastAsia"/>
                <w:noProof/>
                <w:lang w:eastAsia="fr-FR"/>
              </w:rPr>
              <w:tab/>
            </w:r>
            <w:r w:rsidRPr="00D54F6E">
              <w:rPr>
                <w:rStyle w:val="Lienhypertexte"/>
                <w:noProof/>
              </w:rPr>
              <w:t>Matériel</w:t>
            </w:r>
            <w:r>
              <w:rPr>
                <w:noProof/>
                <w:webHidden/>
              </w:rPr>
              <w:tab/>
            </w:r>
            <w:r>
              <w:rPr>
                <w:noProof/>
                <w:webHidden/>
              </w:rPr>
              <w:fldChar w:fldCharType="begin"/>
            </w:r>
            <w:r>
              <w:rPr>
                <w:noProof/>
                <w:webHidden/>
              </w:rPr>
              <w:instrText xml:space="preserve"> PAGEREF _Toc483824119 \h </w:instrText>
            </w:r>
            <w:r>
              <w:rPr>
                <w:noProof/>
                <w:webHidden/>
              </w:rPr>
            </w:r>
            <w:r>
              <w:rPr>
                <w:noProof/>
                <w:webHidden/>
              </w:rPr>
              <w:fldChar w:fldCharType="separate"/>
            </w:r>
            <w:r>
              <w:rPr>
                <w:noProof/>
                <w:webHidden/>
              </w:rPr>
              <w:t>32</w:t>
            </w:r>
            <w:r>
              <w:rPr>
                <w:noProof/>
                <w:webHidden/>
              </w:rPr>
              <w:fldChar w:fldCharType="end"/>
            </w:r>
          </w:hyperlink>
        </w:p>
        <w:p w14:paraId="1101909E" w14:textId="78D45F59" w:rsidR="00ED4B38" w:rsidRDefault="00ED4B38">
          <w:pPr>
            <w:pStyle w:val="TM3"/>
            <w:tabs>
              <w:tab w:val="left" w:pos="1320"/>
              <w:tab w:val="right" w:leader="dot" w:pos="9062"/>
            </w:tabs>
            <w:rPr>
              <w:rFonts w:eastAsiaTheme="minorEastAsia"/>
              <w:noProof/>
              <w:lang w:eastAsia="fr-FR"/>
            </w:rPr>
          </w:pPr>
          <w:hyperlink w:anchor="_Toc483824120" w:history="1">
            <w:r w:rsidRPr="00D54F6E">
              <w:rPr>
                <w:rStyle w:val="Lienhypertexte"/>
                <w:noProof/>
              </w:rPr>
              <w:t>4.1.2</w:t>
            </w:r>
            <w:r>
              <w:rPr>
                <w:rFonts w:eastAsiaTheme="minorEastAsia"/>
                <w:noProof/>
                <w:lang w:eastAsia="fr-FR"/>
              </w:rPr>
              <w:tab/>
            </w:r>
            <w:r w:rsidRPr="00D54F6E">
              <w:rPr>
                <w:rStyle w:val="Lienhypertexte"/>
                <w:noProof/>
              </w:rPr>
              <w:t>Systèmes d’exploitation et outils logiciels</w:t>
            </w:r>
            <w:r>
              <w:rPr>
                <w:noProof/>
                <w:webHidden/>
              </w:rPr>
              <w:tab/>
            </w:r>
            <w:r>
              <w:rPr>
                <w:noProof/>
                <w:webHidden/>
              </w:rPr>
              <w:fldChar w:fldCharType="begin"/>
            </w:r>
            <w:r>
              <w:rPr>
                <w:noProof/>
                <w:webHidden/>
              </w:rPr>
              <w:instrText xml:space="preserve"> PAGEREF _Toc483824120 \h </w:instrText>
            </w:r>
            <w:r>
              <w:rPr>
                <w:noProof/>
                <w:webHidden/>
              </w:rPr>
            </w:r>
            <w:r>
              <w:rPr>
                <w:noProof/>
                <w:webHidden/>
              </w:rPr>
              <w:fldChar w:fldCharType="separate"/>
            </w:r>
            <w:r>
              <w:rPr>
                <w:noProof/>
                <w:webHidden/>
              </w:rPr>
              <w:t>32</w:t>
            </w:r>
            <w:r>
              <w:rPr>
                <w:noProof/>
                <w:webHidden/>
              </w:rPr>
              <w:fldChar w:fldCharType="end"/>
            </w:r>
          </w:hyperlink>
        </w:p>
        <w:p w14:paraId="0415B41A" w14:textId="5FC2F3CE" w:rsidR="00ED4B38" w:rsidRDefault="00ED4B38">
          <w:pPr>
            <w:pStyle w:val="TM2"/>
            <w:tabs>
              <w:tab w:val="left" w:pos="880"/>
              <w:tab w:val="right" w:leader="dot" w:pos="9062"/>
            </w:tabs>
            <w:rPr>
              <w:rFonts w:eastAsiaTheme="minorEastAsia"/>
              <w:noProof/>
              <w:lang w:eastAsia="fr-FR"/>
            </w:rPr>
          </w:pPr>
          <w:hyperlink w:anchor="_Toc483824121" w:history="1">
            <w:r w:rsidRPr="00D54F6E">
              <w:rPr>
                <w:rStyle w:val="Lienhypertexte"/>
                <w:noProof/>
              </w:rPr>
              <w:t>4.2</w:t>
            </w:r>
            <w:r>
              <w:rPr>
                <w:rFonts w:eastAsiaTheme="minorEastAsia"/>
                <w:noProof/>
                <w:lang w:eastAsia="fr-FR"/>
              </w:rPr>
              <w:tab/>
            </w:r>
            <w:r w:rsidRPr="00D54F6E">
              <w:rPr>
                <w:rStyle w:val="Lienhypertexte"/>
                <w:noProof/>
              </w:rPr>
              <w:t>Tests unitaires</w:t>
            </w:r>
            <w:r>
              <w:rPr>
                <w:noProof/>
                <w:webHidden/>
              </w:rPr>
              <w:tab/>
            </w:r>
            <w:r>
              <w:rPr>
                <w:noProof/>
                <w:webHidden/>
              </w:rPr>
              <w:fldChar w:fldCharType="begin"/>
            </w:r>
            <w:r>
              <w:rPr>
                <w:noProof/>
                <w:webHidden/>
              </w:rPr>
              <w:instrText xml:space="preserve"> PAGEREF _Toc483824121 \h </w:instrText>
            </w:r>
            <w:r>
              <w:rPr>
                <w:noProof/>
                <w:webHidden/>
              </w:rPr>
            </w:r>
            <w:r>
              <w:rPr>
                <w:noProof/>
                <w:webHidden/>
              </w:rPr>
              <w:fldChar w:fldCharType="separate"/>
            </w:r>
            <w:r>
              <w:rPr>
                <w:noProof/>
                <w:webHidden/>
              </w:rPr>
              <w:t>33</w:t>
            </w:r>
            <w:r>
              <w:rPr>
                <w:noProof/>
                <w:webHidden/>
              </w:rPr>
              <w:fldChar w:fldCharType="end"/>
            </w:r>
          </w:hyperlink>
        </w:p>
        <w:p w14:paraId="4FAAED7C" w14:textId="6ED0E340" w:rsidR="00ED4B38" w:rsidRDefault="00ED4B38">
          <w:pPr>
            <w:pStyle w:val="TM3"/>
            <w:tabs>
              <w:tab w:val="left" w:pos="1320"/>
              <w:tab w:val="right" w:leader="dot" w:pos="9062"/>
            </w:tabs>
            <w:rPr>
              <w:rFonts w:eastAsiaTheme="minorEastAsia"/>
              <w:noProof/>
              <w:lang w:eastAsia="fr-FR"/>
            </w:rPr>
          </w:pPr>
          <w:hyperlink w:anchor="_Toc483824122" w:history="1">
            <w:r w:rsidRPr="00D54F6E">
              <w:rPr>
                <w:rStyle w:val="Lienhypertexte"/>
                <w:noProof/>
              </w:rPr>
              <w:t>4.2.1</w:t>
            </w:r>
            <w:r>
              <w:rPr>
                <w:rFonts w:eastAsiaTheme="minorEastAsia"/>
                <w:noProof/>
                <w:lang w:eastAsia="fr-FR"/>
              </w:rPr>
              <w:tab/>
            </w:r>
            <w:r w:rsidRPr="00D54F6E">
              <w:rPr>
                <w:rStyle w:val="Lienhypertexte"/>
                <w:noProof/>
              </w:rPr>
              <w:t>Carte interactive</w:t>
            </w:r>
            <w:r>
              <w:rPr>
                <w:noProof/>
                <w:webHidden/>
              </w:rPr>
              <w:tab/>
            </w:r>
            <w:r>
              <w:rPr>
                <w:noProof/>
                <w:webHidden/>
              </w:rPr>
              <w:fldChar w:fldCharType="begin"/>
            </w:r>
            <w:r>
              <w:rPr>
                <w:noProof/>
                <w:webHidden/>
              </w:rPr>
              <w:instrText xml:space="preserve"> PAGEREF _Toc483824122 \h </w:instrText>
            </w:r>
            <w:r>
              <w:rPr>
                <w:noProof/>
                <w:webHidden/>
              </w:rPr>
            </w:r>
            <w:r>
              <w:rPr>
                <w:noProof/>
                <w:webHidden/>
              </w:rPr>
              <w:fldChar w:fldCharType="separate"/>
            </w:r>
            <w:r>
              <w:rPr>
                <w:noProof/>
                <w:webHidden/>
              </w:rPr>
              <w:t>33</w:t>
            </w:r>
            <w:r>
              <w:rPr>
                <w:noProof/>
                <w:webHidden/>
              </w:rPr>
              <w:fldChar w:fldCharType="end"/>
            </w:r>
          </w:hyperlink>
        </w:p>
        <w:p w14:paraId="6B65960C" w14:textId="04117C92" w:rsidR="00ED4B38" w:rsidRDefault="00ED4B38">
          <w:pPr>
            <w:pStyle w:val="TM3"/>
            <w:tabs>
              <w:tab w:val="left" w:pos="1320"/>
              <w:tab w:val="right" w:leader="dot" w:pos="9062"/>
            </w:tabs>
            <w:rPr>
              <w:rFonts w:eastAsiaTheme="minorEastAsia"/>
              <w:noProof/>
              <w:lang w:eastAsia="fr-FR"/>
            </w:rPr>
          </w:pPr>
          <w:hyperlink w:anchor="_Toc483824123" w:history="1">
            <w:r w:rsidRPr="00D54F6E">
              <w:rPr>
                <w:rStyle w:val="Lienhypertexte"/>
                <w:noProof/>
              </w:rPr>
              <w:t>4.2.2</w:t>
            </w:r>
            <w:r>
              <w:rPr>
                <w:rFonts w:eastAsiaTheme="minorEastAsia"/>
                <w:noProof/>
                <w:lang w:eastAsia="fr-FR"/>
              </w:rPr>
              <w:tab/>
            </w:r>
            <w:r w:rsidRPr="00D54F6E">
              <w:rPr>
                <w:rStyle w:val="Lienhypertexte"/>
                <w:noProof/>
              </w:rPr>
              <w:t>Base de données</w:t>
            </w:r>
            <w:r>
              <w:rPr>
                <w:noProof/>
                <w:webHidden/>
              </w:rPr>
              <w:tab/>
            </w:r>
            <w:r>
              <w:rPr>
                <w:noProof/>
                <w:webHidden/>
              </w:rPr>
              <w:fldChar w:fldCharType="begin"/>
            </w:r>
            <w:r>
              <w:rPr>
                <w:noProof/>
                <w:webHidden/>
              </w:rPr>
              <w:instrText xml:space="preserve"> PAGEREF _Toc483824123 \h </w:instrText>
            </w:r>
            <w:r>
              <w:rPr>
                <w:noProof/>
                <w:webHidden/>
              </w:rPr>
            </w:r>
            <w:r>
              <w:rPr>
                <w:noProof/>
                <w:webHidden/>
              </w:rPr>
              <w:fldChar w:fldCharType="separate"/>
            </w:r>
            <w:r>
              <w:rPr>
                <w:noProof/>
                <w:webHidden/>
              </w:rPr>
              <w:t>34</w:t>
            </w:r>
            <w:r>
              <w:rPr>
                <w:noProof/>
                <w:webHidden/>
              </w:rPr>
              <w:fldChar w:fldCharType="end"/>
            </w:r>
          </w:hyperlink>
        </w:p>
        <w:p w14:paraId="333A28B2" w14:textId="71325D0C" w:rsidR="00ED4B38" w:rsidRDefault="00ED4B38">
          <w:pPr>
            <w:pStyle w:val="TM3"/>
            <w:tabs>
              <w:tab w:val="left" w:pos="1320"/>
              <w:tab w:val="right" w:leader="dot" w:pos="9062"/>
            </w:tabs>
            <w:rPr>
              <w:rFonts w:eastAsiaTheme="minorEastAsia"/>
              <w:noProof/>
              <w:lang w:eastAsia="fr-FR"/>
            </w:rPr>
          </w:pPr>
          <w:hyperlink w:anchor="_Toc483824124" w:history="1">
            <w:r w:rsidRPr="00D54F6E">
              <w:rPr>
                <w:rStyle w:val="Lienhypertexte"/>
                <w:noProof/>
              </w:rPr>
              <w:t>4.2.3</w:t>
            </w:r>
            <w:r>
              <w:rPr>
                <w:rFonts w:eastAsiaTheme="minorEastAsia"/>
                <w:noProof/>
                <w:lang w:eastAsia="fr-FR"/>
              </w:rPr>
              <w:tab/>
            </w:r>
            <w:r w:rsidRPr="00D54F6E">
              <w:rPr>
                <w:rStyle w:val="Lienhypertexte"/>
                <w:noProof/>
              </w:rPr>
              <w:t>Génération de documents PDF</w:t>
            </w:r>
            <w:r>
              <w:rPr>
                <w:noProof/>
                <w:webHidden/>
              </w:rPr>
              <w:tab/>
            </w:r>
            <w:r>
              <w:rPr>
                <w:noProof/>
                <w:webHidden/>
              </w:rPr>
              <w:fldChar w:fldCharType="begin"/>
            </w:r>
            <w:r>
              <w:rPr>
                <w:noProof/>
                <w:webHidden/>
              </w:rPr>
              <w:instrText xml:space="preserve"> PAGEREF _Toc483824124 \h </w:instrText>
            </w:r>
            <w:r>
              <w:rPr>
                <w:noProof/>
                <w:webHidden/>
              </w:rPr>
            </w:r>
            <w:r>
              <w:rPr>
                <w:noProof/>
                <w:webHidden/>
              </w:rPr>
              <w:fldChar w:fldCharType="separate"/>
            </w:r>
            <w:r>
              <w:rPr>
                <w:noProof/>
                <w:webHidden/>
              </w:rPr>
              <w:t>35</w:t>
            </w:r>
            <w:r>
              <w:rPr>
                <w:noProof/>
                <w:webHidden/>
              </w:rPr>
              <w:fldChar w:fldCharType="end"/>
            </w:r>
          </w:hyperlink>
        </w:p>
        <w:p w14:paraId="59380283" w14:textId="11FD5F32" w:rsidR="00ED4B38" w:rsidRDefault="00ED4B38">
          <w:pPr>
            <w:pStyle w:val="TM2"/>
            <w:tabs>
              <w:tab w:val="left" w:pos="880"/>
              <w:tab w:val="right" w:leader="dot" w:pos="9062"/>
            </w:tabs>
            <w:rPr>
              <w:rFonts w:eastAsiaTheme="minorEastAsia"/>
              <w:noProof/>
              <w:lang w:eastAsia="fr-FR"/>
            </w:rPr>
          </w:pPr>
          <w:hyperlink w:anchor="_Toc483824125" w:history="1">
            <w:r w:rsidRPr="00D54F6E">
              <w:rPr>
                <w:rStyle w:val="Lienhypertexte"/>
                <w:noProof/>
              </w:rPr>
              <w:t>4.3</w:t>
            </w:r>
            <w:r>
              <w:rPr>
                <w:rFonts w:eastAsiaTheme="minorEastAsia"/>
                <w:noProof/>
                <w:lang w:eastAsia="fr-FR"/>
              </w:rPr>
              <w:tab/>
            </w:r>
            <w:r w:rsidRPr="00D54F6E">
              <w:rPr>
                <w:rStyle w:val="Lienhypertexte"/>
                <w:noProof/>
              </w:rPr>
              <w:t>Tests d’intégrations</w:t>
            </w:r>
            <w:r>
              <w:rPr>
                <w:noProof/>
                <w:webHidden/>
              </w:rPr>
              <w:tab/>
            </w:r>
            <w:r>
              <w:rPr>
                <w:noProof/>
                <w:webHidden/>
              </w:rPr>
              <w:fldChar w:fldCharType="begin"/>
            </w:r>
            <w:r>
              <w:rPr>
                <w:noProof/>
                <w:webHidden/>
              </w:rPr>
              <w:instrText xml:space="preserve"> PAGEREF _Toc483824125 \h </w:instrText>
            </w:r>
            <w:r>
              <w:rPr>
                <w:noProof/>
                <w:webHidden/>
              </w:rPr>
            </w:r>
            <w:r>
              <w:rPr>
                <w:noProof/>
                <w:webHidden/>
              </w:rPr>
              <w:fldChar w:fldCharType="separate"/>
            </w:r>
            <w:r>
              <w:rPr>
                <w:noProof/>
                <w:webHidden/>
              </w:rPr>
              <w:t>36</w:t>
            </w:r>
            <w:r>
              <w:rPr>
                <w:noProof/>
                <w:webHidden/>
              </w:rPr>
              <w:fldChar w:fldCharType="end"/>
            </w:r>
          </w:hyperlink>
        </w:p>
        <w:p w14:paraId="54C5513A" w14:textId="2903CFDD" w:rsidR="00ED4B38" w:rsidRDefault="00ED4B38">
          <w:pPr>
            <w:pStyle w:val="TM2"/>
            <w:tabs>
              <w:tab w:val="left" w:pos="880"/>
              <w:tab w:val="right" w:leader="dot" w:pos="9062"/>
            </w:tabs>
            <w:rPr>
              <w:rFonts w:eastAsiaTheme="minorEastAsia"/>
              <w:noProof/>
              <w:lang w:eastAsia="fr-FR"/>
            </w:rPr>
          </w:pPr>
          <w:hyperlink w:anchor="_Toc483824126" w:history="1">
            <w:r w:rsidRPr="00D54F6E">
              <w:rPr>
                <w:rStyle w:val="Lienhypertexte"/>
                <w:noProof/>
              </w:rPr>
              <w:t>4.4</w:t>
            </w:r>
            <w:r>
              <w:rPr>
                <w:rFonts w:eastAsiaTheme="minorEastAsia"/>
                <w:noProof/>
                <w:lang w:eastAsia="fr-FR"/>
              </w:rPr>
              <w:tab/>
            </w:r>
            <w:r w:rsidRPr="00D54F6E">
              <w:rPr>
                <w:rStyle w:val="Lienhypertexte"/>
                <w:noProof/>
              </w:rPr>
              <w:t>Tests des cas d’utilisation</w:t>
            </w:r>
            <w:r>
              <w:rPr>
                <w:noProof/>
                <w:webHidden/>
              </w:rPr>
              <w:tab/>
            </w:r>
            <w:r>
              <w:rPr>
                <w:noProof/>
                <w:webHidden/>
              </w:rPr>
              <w:fldChar w:fldCharType="begin"/>
            </w:r>
            <w:r>
              <w:rPr>
                <w:noProof/>
                <w:webHidden/>
              </w:rPr>
              <w:instrText xml:space="preserve"> PAGEREF _Toc483824126 \h </w:instrText>
            </w:r>
            <w:r>
              <w:rPr>
                <w:noProof/>
                <w:webHidden/>
              </w:rPr>
            </w:r>
            <w:r>
              <w:rPr>
                <w:noProof/>
                <w:webHidden/>
              </w:rPr>
              <w:fldChar w:fldCharType="separate"/>
            </w:r>
            <w:r>
              <w:rPr>
                <w:noProof/>
                <w:webHidden/>
              </w:rPr>
              <w:t>36</w:t>
            </w:r>
            <w:r>
              <w:rPr>
                <w:noProof/>
                <w:webHidden/>
              </w:rPr>
              <w:fldChar w:fldCharType="end"/>
            </w:r>
          </w:hyperlink>
        </w:p>
        <w:p w14:paraId="30C9FEA7" w14:textId="65B9E4F4" w:rsidR="00ED4B38" w:rsidRDefault="00ED4B38">
          <w:pPr>
            <w:pStyle w:val="TM1"/>
            <w:tabs>
              <w:tab w:val="left" w:pos="440"/>
            </w:tabs>
            <w:rPr>
              <w:rFonts w:eastAsiaTheme="minorEastAsia"/>
              <w:noProof/>
              <w:lang w:eastAsia="fr-FR"/>
            </w:rPr>
          </w:pPr>
          <w:hyperlink w:anchor="_Toc483824127" w:history="1">
            <w:r w:rsidRPr="00D54F6E">
              <w:rPr>
                <w:rStyle w:val="Lienhypertexte"/>
                <w:noProof/>
              </w:rPr>
              <w:t>5</w:t>
            </w:r>
            <w:r>
              <w:rPr>
                <w:rFonts w:eastAsiaTheme="minorEastAsia"/>
                <w:noProof/>
                <w:lang w:eastAsia="fr-FR"/>
              </w:rPr>
              <w:tab/>
            </w:r>
            <w:r w:rsidRPr="00D54F6E">
              <w:rPr>
                <w:rStyle w:val="Lienhypertexte"/>
                <w:noProof/>
              </w:rPr>
              <w:t>Conclusion</w:t>
            </w:r>
            <w:r>
              <w:rPr>
                <w:noProof/>
                <w:webHidden/>
              </w:rPr>
              <w:tab/>
            </w:r>
            <w:r>
              <w:rPr>
                <w:noProof/>
                <w:webHidden/>
              </w:rPr>
              <w:fldChar w:fldCharType="begin"/>
            </w:r>
            <w:r>
              <w:rPr>
                <w:noProof/>
                <w:webHidden/>
              </w:rPr>
              <w:instrText xml:space="preserve"> PAGEREF _Toc483824127 \h </w:instrText>
            </w:r>
            <w:r>
              <w:rPr>
                <w:noProof/>
                <w:webHidden/>
              </w:rPr>
            </w:r>
            <w:r>
              <w:rPr>
                <w:noProof/>
                <w:webHidden/>
              </w:rPr>
              <w:fldChar w:fldCharType="separate"/>
            </w:r>
            <w:r>
              <w:rPr>
                <w:noProof/>
                <w:webHidden/>
              </w:rPr>
              <w:t>37</w:t>
            </w:r>
            <w:r>
              <w:rPr>
                <w:noProof/>
                <w:webHidden/>
              </w:rPr>
              <w:fldChar w:fldCharType="end"/>
            </w:r>
          </w:hyperlink>
        </w:p>
        <w:p w14:paraId="503B2BAD" w14:textId="40D6AE08" w:rsidR="00ED4B38" w:rsidRDefault="00ED4B38">
          <w:pPr>
            <w:pStyle w:val="TM2"/>
            <w:tabs>
              <w:tab w:val="left" w:pos="880"/>
              <w:tab w:val="right" w:leader="dot" w:pos="9062"/>
            </w:tabs>
            <w:rPr>
              <w:rFonts w:eastAsiaTheme="minorEastAsia"/>
              <w:noProof/>
              <w:lang w:eastAsia="fr-FR"/>
            </w:rPr>
          </w:pPr>
          <w:hyperlink w:anchor="_Toc483824128" w:history="1">
            <w:r w:rsidRPr="00D54F6E">
              <w:rPr>
                <w:rStyle w:val="Lienhypertexte"/>
                <w:noProof/>
              </w:rPr>
              <w:t>5.2</w:t>
            </w:r>
            <w:r>
              <w:rPr>
                <w:rFonts w:eastAsiaTheme="minorEastAsia"/>
                <w:noProof/>
                <w:lang w:eastAsia="fr-FR"/>
              </w:rPr>
              <w:tab/>
            </w:r>
            <w:r w:rsidRPr="00D54F6E">
              <w:rPr>
                <w:rStyle w:val="Lienhypertexte"/>
                <w:noProof/>
              </w:rPr>
              <w:t>Problèmes rencontrés</w:t>
            </w:r>
            <w:r>
              <w:rPr>
                <w:noProof/>
                <w:webHidden/>
              </w:rPr>
              <w:tab/>
            </w:r>
            <w:r>
              <w:rPr>
                <w:noProof/>
                <w:webHidden/>
              </w:rPr>
              <w:fldChar w:fldCharType="begin"/>
            </w:r>
            <w:r>
              <w:rPr>
                <w:noProof/>
                <w:webHidden/>
              </w:rPr>
              <w:instrText xml:space="preserve"> PAGEREF _Toc483824128 \h </w:instrText>
            </w:r>
            <w:r>
              <w:rPr>
                <w:noProof/>
                <w:webHidden/>
              </w:rPr>
            </w:r>
            <w:r>
              <w:rPr>
                <w:noProof/>
                <w:webHidden/>
              </w:rPr>
              <w:fldChar w:fldCharType="separate"/>
            </w:r>
            <w:r>
              <w:rPr>
                <w:noProof/>
                <w:webHidden/>
              </w:rPr>
              <w:t>37</w:t>
            </w:r>
            <w:r>
              <w:rPr>
                <w:noProof/>
                <w:webHidden/>
              </w:rPr>
              <w:fldChar w:fldCharType="end"/>
            </w:r>
          </w:hyperlink>
        </w:p>
        <w:p w14:paraId="090771FB" w14:textId="721D0F52" w:rsidR="00ED4B38" w:rsidRDefault="00ED4B38">
          <w:pPr>
            <w:pStyle w:val="TM2"/>
            <w:tabs>
              <w:tab w:val="left" w:pos="880"/>
              <w:tab w:val="right" w:leader="dot" w:pos="9062"/>
            </w:tabs>
            <w:rPr>
              <w:rFonts w:eastAsiaTheme="minorEastAsia"/>
              <w:noProof/>
              <w:lang w:eastAsia="fr-FR"/>
            </w:rPr>
          </w:pPr>
          <w:hyperlink w:anchor="_Toc483824129" w:history="1">
            <w:r w:rsidRPr="00D54F6E">
              <w:rPr>
                <w:rStyle w:val="Lienhypertexte"/>
                <w:noProof/>
              </w:rPr>
              <w:t>5.3</w:t>
            </w:r>
            <w:r>
              <w:rPr>
                <w:rFonts w:eastAsiaTheme="minorEastAsia"/>
                <w:noProof/>
                <w:lang w:eastAsia="fr-FR"/>
              </w:rPr>
              <w:tab/>
            </w:r>
            <w:r w:rsidRPr="00D54F6E">
              <w:rPr>
                <w:rStyle w:val="Lienhypertexte"/>
                <w:noProof/>
              </w:rPr>
              <w:t>Propositions d’améliorations</w:t>
            </w:r>
            <w:r>
              <w:rPr>
                <w:noProof/>
                <w:webHidden/>
              </w:rPr>
              <w:tab/>
            </w:r>
            <w:r>
              <w:rPr>
                <w:noProof/>
                <w:webHidden/>
              </w:rPr>
              <w:fldChar w:fldCharType="begin"/>
            </w:r>
            <w:r>
              <w:rPr>
                <w:noProof/>
                <w:webHidden/>
              </w:rPr>
              <w:instrText xml:space="preserve"> PAGEREF _Toc483824129 \h </w:instrText>
            </w:r>
            <w:r>
              <w:rPr>
                <w:noProof/>
                <w:webHidden/>
              </w:rPr>
            </w:r>
            <w:r>
              <w:rPr>
                <w:noProof/>
                <w:webHidden/>
              </w:rPr>
              <w:fldChar w:fldCharType="separate"/>
            </w:r>
            <w:r>
              <w:rPr>
                <w:noProof/>
                <w:webHidden/>
              </w:rPr>
              <w:t>38</w:t>
            </w:r>
            <w:r>
              <w:rPr>
                <w:noProof/>
                <w:webHidden/>
              </w:rPr>
              <w:fldChar w:fldCharType="end"/>
            </w:r>
          </w:hyperlink>
        </w:p>
        <w:p w14:paraId="7DAC4D65" w14:textId="7DBB7843" w:rsidR="00ED4B38" w:rsidRDefault="00ED4B38">
          <w:pPr>
            <w:pStyle w:val="TM3"/>
            <w:tabs>
              <w:tab w:val="left" w:pos="1320"/>
              <w:tab w:val="right" w:leader="dot" w:pos="9062"/>
            </w:tabs>
            <w:rPr>
              <w:rFonts w:eastAsiaTheme="minorEastAsia"/>
              <w:noProof/>
              <w:lang w:eastAsia="fr-FR"/>
            </w:rPr>
          </w:pPr>
          <w:hyperlink w:anchor="_Toc483824130" w:history="1">
            <w:r w:rsidRPr="00D54F6E">
              <w:rPr>
                <w:rStyle w:val="Lienhypertexte"/>
                <w:noProof/>
              </w:rPr>
              <w:t>5.3.1</w:t>
            </w:r>
            <w:r>
              <w:rPr>
                <w:rFonts w:eastAsiaTheme="minorEastAsia"/>
                <w:noProof/>
                <w:lang w:eastAsia="fr-FR"/>
              </w:rPr>
              <w:tab/>
            </w:r>
            <w:r w:rsidRPr="00D54F6E">
              <w:rPr>
                <w:rStyle w:val="Lienhypertexte"/>
                <w:noProof/>
              </w:rPr>
              <w:t>Interface graphique de l’utilisateur</w:t>
            </w:r>
            <w:r>
              <w:rPr>
                <w:noProof/>
                <w:webHidden/>
              </w:rPr>
              <w:tab/>
            </w:r>
            <w:r>
              <w:rPr>
                <w:noProof/>
                <w:webHidden/>
              </w:rPr>
              <w:fldChar w:fldCharType="begin"/>
            </w:r>
            <w:r>
              <w:rPr>
                <w:noProof/>
                <w:webHidden/>
              </w:rPr>
              <w:instrText xml:space="preserve"> PAGEREF _Toc483824130 \h </w:instrText>
            </w:r>
            <w:r>
              <w:rPr>
                <w:noProof/>
                <w:webHidden/>
              </w:rPr>
            </w:r>
            <w:r>
              <w:rPr>
                <w:noProof/>
                <w:webHidden/>
              </w:rPr>
              <w:fldChar w:fldCharType="separate"/>
            </w:r>
            <w:r>
              <w:rPr>
                <w:noProof/>
                <w:webHidden/>
              </w:rPr>
              <w:t>38</w:t>
            </w:r>
            <w:r>
              <w:rPr>
                <w:noProof/>
                <w:webHidden/>
              </w:rPr>
              <w:fldChar w:fldCharType="end"/>
            </w:r>
          </w:hyperlink>
        </w:p>
        <w:p w14:paraId="56222A21" w14:textId="2B84FFE7" w:rsidR="00ED4B38" w:rsidRDefault="00ED4B38">
          <w:pPr>
            <w:pStyle w:val="TM3"/>
            <w:tabs>
              <w:tab w:val="left" w:pos="1320"/>
              <w:tab w:val="right" w:leader="dot" w:pos="9062"/>
            </w:tabs>
            <w:rPr>
              <w:rFonts w:eastAsiaTheme="minorEastAsia"/>
              <w:noProof/>
              <w:lang w:eastAsia="fr-FR"/>
            </w:rPr>
          </w:pPr>
          <w:hyperlink w:anchor="_Toc483824131" w:history="1">
            <w:r w:rsidRPr="00D54F6E">
              <w:rPr>
                <w:rStyle w:val="Lienhypertexte"/>
                <w:noProof/>
              </w:rPr>
              <w:t>5.3.2</w:t>
            </w:r>
            <w:r>
              <w:rPr>
                <w:rFonts w:eastAsiaTheme="minorEastAsia"/>
                <w:noProof/>
                <w:lang w:eastAsia="fr-FR"/>
              </w:rPr>
              <w:tab/>
            </w:r>
            <w:r w:rsidRPr="00D54F6E">
              <w:rPr>
                <w:rStyle w:val="Lienhypertexte"/>
                <w:noProof/>
              </w:rPr>
              <w:t>Formulaire des évènements</w:t>
            </w:r>
            <w:r>
              <w:rPr>
                <w:noProof/>
                <w:webHidden/>
              </w:rPr>
              <w:tab/>
            </w:r>
            <w:r>
              <w:rPr>
                <w:noProof/>
                <w:webHidden/>
              </w:rPr>
              <w:fldChar w:fldCharType="begin"/>
            </w:r>
            <w:r>
              <w:rPr>
                <w:noProof/>
                <w:webHidden/>
              </w:rPr>
              <w:instrText xml:space="preserve"> PAGEREF _Toc483824131 \h </w:instrText>
            </w:r>
            <w:r>
              <w:rPr>
                <w:noProof/>
                <w:webHidden/>
              </w:rPr>
            </w:r>
            <w:r>
              <w:rPr>
                <w:noProof/>
                <w:webHidden/>
              </w:rPr>
              <w:fldChar w:fldCharType="separate"/>
            </w:r>
            <w:r>
              <w:rPr>
                <w:noProof/>
                <w:webHidden/>
              </w:rPr>
              <w:t>38</w:t>
            </w:r>
            <w:r>
              <w:rPr>
                <w:noProof/>
                <w:webHidden/>
              </w:rPr>
              <w:fldChar w:fldCharType="end"/>
            </w:r>
          </w:hyperlink>
        </w:p>
        <w:p w14:paraId="77B7195D" w14:textId="673888ED" w:rsidR="00ED4B38" w:rsidRDefault="00ED4B38">
          <w:pPr>
            <w:pStyle w:val="TM3"/>
            <w:tabs>
              <w:tab w:val="left" w:pos="1320"/>
              <w:tab w:val="right" w:leader="dot" w:pos="9062"/>
            </w:tabs>
            <w:rPr>
              <w:rFonts w:eastAsiaTheme="minorEastAsia"/>
              <w:noProof/>
              <w:lang w:eastAsia="fr-FR"/>
            </w:rPr>
          </w:pPr>
          <w:hyperlink w:anchor="_Toc483824132" w:history="1">
            <w:r w:rsidRPr="00D54F6E">
              <w:rPr>
                <w:rStyle w:val="Lienhypertexte"/>
                <w:noProof/>
              </w:rPr>
              <w:t>5.3.3</w:t>
            </w:r>
            <w:r>
              <w:rPr>
                <w:rFonts w:eastAsiaTheme="minorEastAsia"/>
                <w:noProof/>
                <w:lang w:eastAsia="fr-FR"/>
              </w:rPr>
              <w:tab/>
            </w:r>
            <w:r w:rsidRPr="00D54F6E">
              <w:rPr>
                <w:rStyle w:val="Lienhypertexte"/>
                <w:noProof/>
              </w:rPr>
              <w:t>Génération de documents PDF</w:t>
            </w:r>
            <w:r>
              <w:rPr>
                <w:noProof/>
                <w:webHidden/>
              </w:rPr>
              <w:tab/>
            </w:r>
            <w:r>
              <w:rPr>
                <w:noProof/>
                <w:webHidden/>
              </w:rPr>
              <w:fldChar w:fldCharType="begin"/>
            </w:r>
            <w:r>
              <w:rPr>
                <w:noProof/>
                <w:webHidden/>
              </w:rPr>
              <w:instrText xml:space="preserve"> PAGEREF _Toc483824132 \h </w:instrText>
            </w:r>
            <w:r>
              <w:rPr>
                <w:noProof/>
                <w:webHidden/>
              </w:rPr>
            </w:r>
            <w:r>
              <w:rPr>
                <w:noProof/>
                <w:webHidden/>
              </w:rPr>
              <w:fldChar w:fldCharType="separate"/>
            </w:r>
            <w:r>
              <w:rPr>
                <w:noProof/>
                <w:webHidden/>
              </w:rPr>
              <w:t>38</w:t>
            </w:r>
            <w:r>
              <w:rPr>
                <w:noProof/>
                <w:webHidden/>
              </w:rPr>
              <w:fldChar w:fldCharType="end"/>
            </w:r>
          </w:hyperlink>
        </w:p>
        <w:p w14:paraId="4654FBC5" w14:textId="1EEF90AA" w:rsidR="00ED4B38" w:rsidRDefault="00ED4B38">
          <w:pPr>
            <w:pStyle w:val="TM1"/>
            <w:tabs>
              <w:tab w:val="left" w:pos="440"/>
            </w:tabs>
            <w:rPr>
              <w:rFonts w:eastAsiaTheme="minorEastAsia"/>
              <w:noProof/>
              <w:lang w:eastAsia="fr-FR"/>
            </w:rPr>
          </w:pPr>
          <w:hyperlink w:anchor="_Toc483824133" w:history="1">
            <w:r w:rsidRPr="00D54F6E">
              <w:rPr>
                <w:rStyle w:val="Lienhypertexte"/>
                <w:noProof/>
              </w:rPr>
              <w:t>6</w:t>
            </w:r>
            <w:r>
              <w:rPr>
                <w:rFonts w:eastAsiaTheme="minorEastAsia"/>
                <w:noProof/>
                <w:lang w:eastAsia="fr-FR"/>
              </w:rPr>
              <w:tab/>
            </w:r>
            <w:r w:rsidRPr="00D54F6E">
              <w:rPr>
                <w:rStyle w:val="Lienhypertexte"/>
                <w:noProof/>
              </w:rPr>
              <w:t>Annexes</w:t>
            </w:r>
            <w:r>
              <w:rPr>
                <w:noProof/>
                <w:webHidden/>
              </w:rPr>
              <w:tab/>
            </w:r>
            <w:r>
              <w:rPr>
                <w:noProof/>
                <w:webHidden/>
              </w:rPr>
              <w:fldChar w:fldCharType="begin"/>
            </w:r>
            <w:r>
              <w:rPr>
                <w:noProof/>
                <w:webHidden/>
              </w:rPr>
              <w:instrText xml:space="preserve"> PAGEREF _Toc483824133 \h </w:instrText>
            </w:r>
            <w:r>
              <w:rPr>
                <w:noProof/>
                <w:webHidden/>
              </w:rPr>
            </w:r>
            <w:r>
              <w:rPr>
                <w:noProof/>
                <w:webHidden/>
              </w:rPr>
              <w:fldChar w:fldCharType="separate"/>
            </w:r>
            <w:r>
              <w:rPr>
                <w:noProof/>
                <w:webHidden/>
              </w:rPr>
              <w:t>39</w:t>
            </w:r>
            <w:r>
              <w:rPr>
                <w:noProof/>
                <w:webHidden/>
              </w:rPr>
              <w:fldChar w:fldCharType="end"/>
            </w:r>
          </w:hyperlink>
        </w:p>
        <w:p w14:paraId="454B9F7D" w14:textId="4FC59880" w:rsidR="00ED4B38" w:rsidRDefault="00ED4B38">
          <w:pPr>
            <w:pStyle w:val="TM2"/>
            <w:tabs>
              <w:tab w:val="left" w:pos="880"/>
              <w:tab w:val="right" w:leader="dot" w:pos="9062"/>
            </w:tabs>
            <w:rPr>
              <w:rFonts w:eastAsiaTheme="minorEastAsia"/>
              <w:noProof/>
              <w:lang w:eastAsia="fr-FR"/>
            </w:rPr>
          </w:pPr>
          <w:hyperlink w:anchor="_Toc483824134" w:history="1">
            <w:r w:rsidRPr="00D54F6E">
              <w:rPr>
                <w:rStyle w:val="Lienhypertexte"/>
                <w:noProof/>
              </w:rPr>
              <w:t>6.1</w:t>
            </w:r>
            <w:r>
              <w:rPr>
                <w:rFonts w:eastAsiaTheme="minorEastAsia"/>
                <w:noProof/>
                <w:lang w:eastAsia="fr-FR"/>
              </w:rPr>
              <w:tab/>
            </w:r>
            <w:r w:rsidRPr="00D54F6E">
              <w:rPr>
                <w:rStyle w:val="Lienhypertexte"/>
                <w:noProof/>
              </w:rPr>
              <w:t>Cahier des charges</w:t>
            </w:r>
            <w:r>
              <w:rPr>
                <w:noProof/>
                <w:webHidden/>
              </w:rPr>
              <w:tab/>
            </w:r>
            <w:r>
              <w:rPr>
                <w:noProof/>
                <w:webHidden/>
              </w:rPr>
              <w:fldChar w:fldCharType="begin"/>
            </w:r>
            <w:r>
              <w:rPr>
                <w:noProof/>
                <w:webHidden/>
              </w:rPr>
              <w:instrText xml:space="preserve"> PAGEREF _Toc483824134 \h </w:instrText>
            </w:r>
            <w:r>
              <w:rPr>
                <w:noProof/>
                <w:webHidden/>
              </w:rPr>
            </w:r>
            <w:r>
              <w:rPr>
                <w:noProof/>
                <w:webHidden/>
              </w:rPr>
              <w:fldChar w:fldCharType="separate"/>
            </w:r>
            <w:r>
              <w:rPr>
                <w:noProof/>
                <w:webHidden/>
              </w:rPr>
              <w:t>39</w:t>
            </w:r>
            <w:r>
              <w:rPr>
                <w:noProof/>
                <w:webHidden/>
              </w:rPr>
              <w:fldChar w:fldCharType="end"/>
            </w:r>
          </w:hyperlink>
        </w:p>
        <w:p w14:paraId="01325FF9" w14:textId="0FEDD739" w:rsidR="00ED4B38" w:rsidRDefault="00ED4B38">
          <w:pPr>
            <w:pStyle w:val="TM2"/>
            <w:tabs>
              <w:tab w:val="left" w:pos="880"/>
              <w:tab w:val="right" w:leader="dot" w:pos="9062"/>
            </w:tabs>
            <w:rPr>
              <w:rFonts w:eastAsiaTheme="minorEastAsia"/>
              <w:noProof/>
              <w:lang w:eastAsia="fr-FR"/>
            </w:rPr>
          </w:pPr>
          <w:hyperlink w:anchor="_Toc483824135" w:history="1">
            <w:r w:rsidRPr="00D54F6E">
              <w:rPr>
                <w:rStyle w:val="Lienhypertexte"/>
                <w:noProof/>
              </w:rPr>
              <w:t>6.2</w:t>
            </w:r>
            <w:r>
              <w:rPr>
                <w:rFonts w:eastAsiaTheme="minorEastAsia"/>
                <w:noProof/>
                <w:lang w:eastAsia="fr-FR"/>
              </w:rPr>
              <w:tab/>
            </w:r>
            <w:r w:rsidRPr="00D54F6E">
              <w:rPr>
                <w:rStyle w:val="Lienhypertexte"/>
                <w:noProof/>
              </w:rPr>
              <w:t>Journaux de travail</w:t>
            </w:r>
            <w:r>
              <w:rPr>
                <w:noProof/>
                <w:webHidden/>
              </w:rPr>
              <w:tab/>
            </w:r>
            <w:r>
              <w:rPr>
                <w:noProof/>
                <w:webHidden/>
              </w:rPr>
              <w:fldChar w:fldCharType="begin"/>
            </w:r>
            <w:r>
              <w:rPr>
                <w:noProof/>
                <w:webHidden/>
              </w:rPr>
              <w:instrText xml:space="preserve"> PAGEREF _Toc483824135 \h </w:instrText>
            </w:r>
            <w:r>
              <w:rPr>
                <w:noProof/>
                <w:webHidden/>
              </w:rPr>
            </w:r>
            <w:r>
              <w:rPr>
                <w:noProof/>
                <w:webHidden/>
              </w:rPr>
              <w:fldChar w:fldCharType="separate"/>
            </w:r>
            <w:r>
              <w:rPr>
                <w:noProof/>
                <w:webHidden/>
              </w:rPr>
              <w:t>40</w:t>
            </w:r>
            <w:r>
              <w:rPr>
                <w:noProof/>
                <w:webHidden/>
              </w:rPr>
              <w:fldChar w:fldCharType="end"/>
            </w:r>
          </w:hyperlink>
        </w:p>
        <w:p w14:paraId="0498739B" w14:textId="1B350B10" w:rsidR="00ED4B38" w:rsidRDefault="00ED4B38">
          <w:pPr>
            <w:pStyle w:val="TM2"/>
            <w:tabs>
              <w:tab w:val="left" w:pos="880"/>
              <w:tab w:val="right" w:leader="dot" w:pos="9062"/>
            </w:tabs>
            <w:rPr>
              <w:rFonts w:eastAsiaTheme="minorEastAsia"/>
              <w:noProof/>
              <w:lang w:eastAsia="fr-FR"/>
            </w:rPr>
          </w:pPr>
          <w:hyperlink w:anchor="_Toc483824136" w:history="1">
            <w:r w:rsidRPr="00D54F6E">
              <w:rPr>
                <w:rStyle w:val="Lienhypertexte"/>
                <w:noProof/>
              </w:rPr>
              <w:t>6.3</w:t>
            </w:r>
            <w:r>
              <w:rPr>
                <w:rFonts w:eastAsiaTheme="minorEastAsia"/>
                <w:noProof/>
                <w:lang w:eastAsia="fr-FR"/>
              </w:rPr>
              <w:tab/>
            </w:r>
            <w:r w:rsidRPr="00D54F6E">
              <w:rPr>
                <w:rStyle w:val="Lienhypertexte"/>
                <w:noProof/>
              </w:rPr>
              <w:t>Planification initiale et son évolution</w:t>
            </w:r>
            <w:r>
              <w:rPr>
                <w:noProof/>
                <w:webHidden/>
              </w:rPr>
              <w:tab/>
            </w:r>
            <w:r>
              <w:rPr>
                <w:noProof/>
                <w:webHidden/>
              </w:rPr>
              <w:fldChar w:fldCharType="begin"/>
            </w:r>
            <w:r>
              <w:rPr>
                <w:noProof/>
                <w:webHidden/>
              </w:rPr>
              <w:instrText xml:space="preserve"> PAGEREF _Toc483824136 \h </w:instrText>
            </w:r>
            <w:r>
              <w:rPr>
                <w:noProof/>
                <w:webHidden/>
              </w:rPr>
            </w:r>
            <w:r>
              <w:rPr>
                <w:noProof/>
                <w:webHidden/>
              </w:rPr>
              <w:fldChar w:fldCharType="separate"/>
            </w:r>
            <w:r>
              <w:rPr>
                <w:noProof/>
                <w:webHidden/>
              </w:rPr>
              <w:t>46</w:t>
            </w:r>
            <w:r>
              <w:rPr>
                <w:noProof/>
                <w:webHidden/>
              </w:rPr>
              <w:fldChar w:fldCharType="end"/>
            </w:r>
          </w:hyperlink>
        </w:p>
        <w:p w14:paraId="6797B1DC" w14:textId="15009B98" w:rsidR="00ED4B38" w:rsidRDefault="00ED4B38">
          <w:pPr>
            <w:pStyle w:val="TM2"/>
            <w:tabs>
              <w:tab w:val="left" w:pos="880"/>
              <w:tab w:val="right" w:leader="dot" w:pos="9062"/>
            </w:tabs>
            <w:rPr>
              <w:rFonts w:eastAsiaTheme="minorEastAsia"/>
              <w:noProof/>
              <w:lang w:eastAsia="fr-FR"/>
            </w:rPr>
          </w:pPr>
          <w:hyperlink w:anchor="_Toc483824137" w:history="1">
            <w:r w:rsidRPr="00D54F6E">
              <w:rPr>
                <w:rStyle w:val="Lienhypertexte"/>
                <w:noProof/>
              </w:rPr>
              <w:t>6.4</w:t>
            </w:r>
            <w:r>
              <w:rPr>
                <w:rFonts w:eastAsiaTheme="minorEastAsia"/>
                <w:noProof/>
                <w:lang w:eastAsia="fr-FR"/>
              </w:rPr>
              <w:tab/>
            </w:r>
            <w:r w:rsidRPr="00D54F6E">
              <w:rPr>
                <w:rStyle w:val="Lienhypertexte"/>
                <w:noProof/>
              </w:rPr>
              <w:t>Rapport de tests</w:t>
            </w:r>
            <w:r>
              <w:rPr>
                <w:noProof/>
                <w:webHidden/>
              </w:rPr>
              <w:tab/>
            </w:r>
            <w:r>
              <w:rPr>
                <w:noProof/>
                <w:webHidden/>
              </w:rPr>
              <w:fldChar w:fldCharType="begin"/>
            </w:r>
            <w:r>
              <w:rPr>
                <w:noProof/>
                <w:webHidden/>
              </w:rPr>
              <w:instrText xml:space="preserve"> PAGEREF _Toc483824137 \h </w:instrText>
            </w:r>
            <w:r>
              <w:rPr>
                <w:noProof/>
                <w:webHidden/>
              </w:rPr>
            </w:r>
            <w:r>
              <w:rPr>
                <w:noProof/>
                <w:webHidden/>
              </w:rPr>
              <w:fldChar w:fldCharType="separate"/>
            </w:r>
            <w:r>
              <w:rPr>
                <w:noProof/>
                <w:webHidden/>
              </w:rPr>
              <w:t>46</w:t>
            </w:r>
            <w:r>
              <w:rPr>
                <w:noProof/>
                <w:webHidden/>
              </w:rPr>
              <w:fldChar w:fldCharType="end"/>
            </w:r>
          </w:hyperlink>
        </w:p>
        <w:p w14:paraId="418F453B" w14:textId="38B23ADA" w:rsidR="00ED4B38" w:rsidRDefault="00ED4B38">
          <w:pPr>
            <w:pStyle w:val="TM1"/>
            <w:tabs>
              <w:tab w:val="left" w:pos="440"/>
            </w:tabs>
            <w:rPr>
              <w:rFonts w:eastAsiaTheme="minorEastAsia"/>
              <w:noProof/>
              <w:lang w:eastAsia="fr-FR"/>
            </w:rPr>
          </w:pPr>
          <w:hyperlink w:anchor="_Toc483824138" w:history="1">
            <w:r w:rsidRPr="00D54F6E">
              <w:rPr>
                <w:rStyle w:val="Lienhypertexte"/>
                <w:noProof/>
              </w:rPr>
              <w:t>7</w:t>
            </w:r>
            <w:r>
              <w:rPr>
                <w:rFonts w:eastAsiaTheme="minorEastAsia"/>
                <w:noProof/>
                <w:lang w:eastAsia="fr-FR"/>
              </w:rPr>
              <w:tab/>
            </w:r>
            <w:r w:rsidRPr="00D54F6E">
              <w:rPr>
                <w:rStyle w:val="Lienhypertexte"/>
                <w:noProof/>
              </w:rPr>
              <w:t>Sources – Bibliographies</w:t>
            </w:r>
            <w:r>
              <w:rPr>
                <w:noProof/>
                <w:webHidden/>
              </w:rPr>
              <w:tab/>
            </w:r>
            <w:r>
              <w:rPr>
                <w:noProof/>
                <w:webHidden/>
              </w:rPr>
              <w:fldChar w:fldCharType="begin"/>
            </w:r>
            <w:r>
              <w:rPr>
                <w:noProof/>
                <w:webHidden/>
              </w:rPr>
              <w:instrText xml:space="preserve"> PAGEREF _Toc483824138 \h </w:instrText>
            </w:r>
            <w:r>
              <w:rPr>
                <w:noProof/>
                <w:webHidden/>
              </w:rPr>
            </w:r>
            <w:r>
              <w:rPr>
                <w:noProof/>
                <w:webHidden/>
              </w:rPr>
              <w:fldChar w:fldCharType="separate"/>
            </w:r>
            <w:r>
              <w:rPr>
                <w:noProof/>
                <w:webHidden/>
              </w:rPr>
              <w:t>47</w:t>
            </w:r>
            <w:r>
              <w:rPr>
                <w:noProof/>
                <w:webHidden/>
              </w:rPr>
              <w:fldChar w:fldCharType="end"/>
            </w:r>
          </w:hyperlink>
        </w:p>
        <w:p w14:paraId="305FD023" w14:textId="7D3D2B58" w:rsidR="00ED4B38" w:rsidRDefault="00ED4B38">
          <w:pPr>
            <w:pStyle w:val="TM2"/>
            <w:tabs>
              <w:tab w:val="left" w:pos="880"/>
              <w:tab w:val="right" w:leader="dot" w:pos="9062"/>
            </w:tabs>
            <w:rPr>
              <w:rFonts w:eastAsiaTheme="minorEastAsia"/>
              <w:noProof/>
              <w:lang w:eastAsia="fr-FR"/>
            </w:rPr>
          </w:pPr>
          <w:hyperlink w:anchor="_Toc483824139" w:history="1">
            <w:r w:rsidRPr="00D54F6E">
              <w:rPr>
                <w:rStyle w:val="Lienhypertexte"/>
                <w:noProof/>
              </w:rPr>
              <w:t>7.1</w:t>
            </w:r>
            <w:r>
              <w:rPr>
                <w:rFonts w:eastAsiaTheme="minorEastAsia"/>
                <w:noProof/>
                <w:lang w:eastAsia="fr-FR"/>
              </w:rPr>
              <w:tab/>
            </w:r>
            <w:r w:rsidRPr="00D54F6E">
              <w:rPr>
                <w:rStyle w:val="Lienhypertexte"/>
                <w:noProof/>
              </w:rPr>
              <w:t>Ouvrages</w:t>
            </w:r>
            <w:r>
              <w:rPr>
                <w:noProof/>
                <w:webHidden/>
              </w:rPr>
              <w:tab/>
            </w:r>
            <w:r>
              <w:rPr>
                <w:noProof/>
                <w:webHidden/>
              </w:rPr>
              <w:fldChar w:fldCharType="begin"/>
            </w:r>
            <w:r>
              <w:rPr>
                <w:noProof/>
                <w:webHidden/>
              </w:rPr>
              <w:instrText xml:space="preserve"> PAGEREF _Toc483824139 \h </w:instrText>
            </w:r>
            <w:r>
              <w:rPr>
                <w:noProof/>
                <w:webHidden/>
              </w:rPr>
            </w:r>
            <w:r>
              <w:rPr>
                <w:noProof/>
                <w:webHidden/>
              </w:rPr>
              <w:fldChar w:fldCharType="separate"/>
            </w:r>
            <w:r>
              <w:rPr>
                <w:noProof/>
                <w:webHidden/>
              </w:rPr>
              <w:t>47</w:t>
            </w:r>
            <w:r>
              <w:rPr>
                <w:noProof/>
                <w:webHidden/>
              </w:rPr>
              <w:fldChar w:fldCharType="end"/>
            </w:r>
          </w:hyperlink>
        </w:p>
        <w:p w14:paraId="66C0912D" w14:textId="06E77A8E" w:rsidR="00ED4B38" w:rsidRDefault="00ED4B38">
          <w:pPr>
            <w:pStyle w:val="TM2"/>
            <w:tabs>
              <w:tab w:val="left" w:pos="880"/>
              <w:tab w:val="right" w:leader="dot" w:pos="9062"/>
            </w:tabs>
            <w:rPr>
              <w:rFonts w:eastAsiaTheme="minorEastAsia"/>
              <w:noProof/>
              <w:lang w:eastAsia="fr-FR"/>
            </w:rPr>
          </w:pPr>
          <w:hyperlink w:anchor="_Toc483824140" w:history="1">
            <w:r w:rsidRPr="00D54F6E">
              <w:rPr>
                <w:rStyle w:val="Lienhypertexte"/>
                <w:noProof/>
              </w:rPr>
              <w:t>7.2</w:t>
            </w:r>
            <w:r>
              <w:rPr>
                <w:rFonts w:eastAsiaTheme="minorEastAsia"/>
                <w:noProof/>
                <w:lang w:eastAsia="fr-FR"/>
              </w:rPr>
              <w:tab/>
            </w:r>
            <w:r w:rsidRPr="00D54F6E">
              <w:rPr>
                <w:rStyle w:val="Lienhypertexte"/>
                <w:noProof/>
              </w:rPr>
              <w:t>Sites Internet</w:t>
            </w:r>
            <w:r>
              <w:rPr>
                <w:noProof/>
                <w:webHidden/>
              </w:rPr>
              <w:tab/>
            </w:r>
            <w:r>
              <w:rPr>
                <w:noProof/>
                <w:webHidden/>
              </w:rPr>
              <w:fldChar w:fldCharType="begin"/>
            </w:r>
            <w:r>
              <w:rPr>
                <w:noProof/>
                <w:webHidden/>
              </w:rPr>
              <w:instrText xml:space="preserve"> PAGEREF _Toc483824140 \h </w:instrText>
            </w:r>
            <w:r>
              <w:rPr>
                <w:noProof/>
                <w:webHidden/>
              </w:rPr>
            </w:r>
            <w:r>
              <w:rPr>
                <w:noProof/>
                <w:webHidden/>
              </w:rPr>
              <w:fldChar w:fldCharType="separate"/>
            </w:r>
            <w:r>
              <w:rPr>
                <w:noProof/>
                <w:webHidden/>
              </w:rPr>
              <w:t>47</w:t>
            </w:r>
            <w:r>
              <w:rPr>
                <w:noProof/>
                <w:webHidden/>
              </w:rPr>
              <w:fldChar w:fldCharType="end"/>
            </w:r>
          </w:hyperlink>
        </w:p>
        <w:p w14:paraId="048E499D" w14:textId="3D6ECE4C" w:rsidR="00ED4B38" w:rsidRDefault="00ED4B38">
          <w:pPr>
            <w:pStyle w:val="TM2"/>
            <w:tabs>
              <w:tab w:val="left" w:pos="880"/>
              <w:tab w:val="right" w:leader="dot" w:pos="9062"/>
            </w:tabs>
            <w:rPr>
              <w:rFonts w:eastAsiaTheme="minorEastAsia"/>
              <w:noProof/>
              <w:lang w:eastAsia="fr-FR"/>
            </w:rPr>
          </w:pPr>
          <w:hyperlink w:anchor="_Toc483824141" w:history="1">
            <w:r w:rsidRPr="00D54F6E">
              <w:rPr>
                <w:rStyle w:val="Lienhypertexte"/>
                <w:noProof/>
              </w:rPr>
              <w:t>7.3</w:t>
            </w:r>
            <w:r>
              <w:rPr>
                <w:rFonts w:eastAsiaTheme="minorEastAsia"/>
                <w:noProof/>
                <w:lang w:eastAsia="fr-FR"/>
              </w:rPr>
              <w:tab/>
            </w:r>
            <w:r w:rsidRPr="00D54F6E">
              <w:rPr>
                <w:rStyle w:val="Lienhypertexte"/>
                <w:noProof/>
              </w:rPr>
              <w:t>Vidéos en ligne</w:t>
            </w:r>
            <w:r>
              <w:rPr>
                <w:noProof/>
                <w:webHidden/>
              </w:rPr>
              <w:tab/>
            </w:r>
            <w:r>
              <w:rPr>
                <w:noProof/>
                <w:webHidden/>
              </w:rPr>
              <w:fldChar w:fldCharType="begin"/>
            </w:r>
            <w:r>
              <w:rPr>
                <w:noProof/>
                <w:webHidden/>
              </w:rPr>
              <w:instrText xml:space="preserve"> PAGEREF _Toc483824141 \h </w:instrText>
            </w:r>
            <w:r>
              <w:rPr>
                <w:noProof/>
                <w:webHidden/>
              </w:rPr>
            </w:r>
            <w:r>
              <w:rPr>
                <w:noProof/>
                <w:webHidden/>
              </w:rPr>
              <w:fldChar w:fldCharType="separate"/>
            </w:r>
            <w:r>
              <w:rPr>
                <w:noProof/>
                <w:webHidden/>
              </w:rPr>
              <w:t>47</w:t>
            </w:r>
            <w:r>
              <w:rPr>
                <w:noProof/>
                <w:webHidden/>
              </w:rPr>
              <w:fldChar w:fldCharType="end"/>
            </w:r>
          </w:hyperlink>
        </w:p>
        <w:p w14:paraId="61AAAC7A" w14:textId="32CCDA49" w:rsidR="00ED4B38" w:rsidRDefault="00ED4B38">
          <w:pPr>
            <w:pStyle w:val="TM1"/>
            <w:tabs>
              <w:tab w:val="left" w:pos="440"/>
            </w:tabs>
            <w:rPr>
              <w:rFonts w:eastAsiaTheme="minorEastAsia"/>
              <w:noProof/>
              <w:lang w:eastAsia="fr-FR"/>
            </w:rPr>
          </w:pPr>
          <w:hyperlink w:anchor="_Toc483824142" w:history="1">
            <w:r w:rsidRPr="00D54F6E">
              <w:rPr>
                <w:rStyle w:val="Lienhypertexte"/>
                <w:noProof/>
              </w:rPr>
              <w:t>8</w:t>
            </w:r>
            <w:r>
              <w:rPr>
                <w:rFonts w:eastAsiaTheme="minorEastAsia"/>
                <w:noProof/>
                <w:lang w:eastAsia="fr-FR"/>
              </w:rPr>
              <w:tab/>
            </w:r>
            <w:r w:rsidRPr="00D54F6E">
              <w:rPr>
                <w:rStyle w:val="Lienhypertexte"/>
                <w:noProof/>
              </w:rPr>
              <w:t>Glossaire</w:t>
            </w:r>
            <w:r>
              <w:rPr>
                <w:noProof/>
                <w:webHidden/>
              </w:rPr>
              <w:tab/>
            </w:r>
            <w:r>
              <w:rPr>
                <w:noProof/>
                <w:webHidden/>
              </w:rPr>
              <w:fldChar w:fldCharType="begin"/>
            </w:r>
            <w:r>
              <w:rPr>
                <w:noProof/>
                <w:webHidden/>
              </w:rPr>
              <w:instrText xml:space="preserve"> PAGEREF _Toc483824142 \h </w:instrText>
            </w:r>
            <w:r>
              <w:rPr>
                <w:noProof/>
                <w:webHidden/>
              </w:rPr>
            </w:r>
            <w:r>
              <w:rPr>
                <w:noProof/>
                <w:webHidden/>
              </w:rPr>
              <w:fldChar w:fldCharType="separate"/>
            </w:r>
            <w:r>
              <w:rPr>
                <w:noProof/>
                <w:webHidden/>
              </w:rPr>
              <w:t>48</w:t>
            </w:r>
            <w:r>
              <w:rPr>
                <w:noProof/>
                <w:webHidden/>
              </w:rPr>
              <w:fldChar w:fldCharType="end"/>
            </w:r>
          </w:hyperlink>
        </w:p>
        <w:p w14:paraId="07E34F0D" w14:textId="1D7AC920" w:rsidR="00E545F1" w:rsidRDefault="003735B1">
          <w:r w:rsidRPr="129CFD8E">
            <w:fldChar w:fldCharType="end"/>
          </w:r>
        </w:p>
      </w:sdtContent>
    </w:sdt>
    <w:p w14:paraId="3D1C0B51" w14:textId="2ACD3A29" w:rsidR="003735B1" w:rsidRDefault="003735B1">
      <w:r>
        <w:br w:type="page"/>
      </w:r>
    </w:p>
    <w:p w14:paraId="77EAEC74" w14:textId="77777777" w:rsidR="00680DB5" w:rsidRDefault="00680DB5" w:rsidP="00680DB5">
      <w:pPr>
        <w:pStyle w:val="Titre1"/>
      </w:pPr>
      <w:bookmarkStart w:id="14" w:name="_Ref482730527"/>
      <w:bookmarkStart w:id="15" w:name="_Ref482730546"/>
      <w:bookmarkStart w:id="16" w:name="_Toc483319125"/>
      <w:bookmarkStart w:id="17" w:name="_Toc483320161"/>
      <w:bookmarkStart w:id="18" w:name="_Toc483666967"/>
      <w:bookmarkStart w:id="19" w:name="_Toc483746174"/>
      <w:bookmarkStart w:id="20" w:name="_Toc483751207"/>
      <w:bookmarkStart w:id="21" w:name="_Toc483770468"/>
      <w:bookmarkStart w:id="22" w:name="_Toc483772526"/>
      <w:bookmarkStart w:id="23" w:name="_Toc483780480"/>
      <w:bookmarkStart w:id="24" w:name="_Toc483824082"/>
      <w:r>
        <w:lastRenderedPageBreak/>
        <w:t>Introduction</w:t>
      </w:r>
      <w:bookmarkEnd w:id="14"/>
      <w:bookmarkEnd w:id="15"/>
      <w:bookmarkEnd w:id="16"/>
      <w:bookmarkEnd w:id="17"/>
      <w:bookmarkEnd w:id="18"/>
      <w:bookmarkEnd w:id="19"/>
      <w:bookmarkEnd w:id="20"/>
      <w:bookmarkEnd w:id="21"/>
      <w:bookmarkEnd w:id="22"/>
      <w:bookmarkEnd w:id="23"/>
      <w:bookmarkEnd w:id="24"/>
    </w:p>
    <w:p w14:paraId="54F56C5D" w14:textId="3AC05D54" w:rsidR="00944A57" w:rsidRDefault="00D428C5" w:rsidP="00944A57">
      <w:pPr>
        <w:pStyle w:val="Titre2"/>
      </w:pPr>
      <w:bookmarkStart w:id="25" w:name="_Toc483319126"/>
      <w:bookmarkStart w:id="26" w:name="_Toc483320162"/>
      <w:bookmarkStart w:id="27" w:name="_Toc483666968"/>
      <w:bookmarkStart w:id="28" w:name="_Toc483746175"/>
      <w:bookmarkStart w:id="29" w:name="_Toc483751208"/>
      <w:bookmarkStart w:id="30" w:name="_Toc483770469"/>
      <w:bookmarkStart w:id="31" w:name="_Toc483772527"/>
      <w:bookmarkStart w:id="32" w:name="_Toc483780481"/>
      <w:bookmarkStart w:id="33" w:name="_Toc483824083"/>
      <w:r>
        <w:t>But</w:t>
      </w:r>
      <w:bookmarkEnd w:id="25"/>
      <w:bookmarkEnd w:id="26"/>
      <w:bookmarkEnd w:id="27"/>
      <w:bookmarkEnd w:id="28"/>
      <w:bookmarkEnd w:id="29"/>
      <w:bookmarkEnd w:id="30"/>
      <w:bookmarkEnd w:id="31"/>
      <w:bookmarkEnd w:id="32"/>
      <w:bookmarkEnd w:id="33"/>
    </w:p>
    <w:p w14:paraId="162DCAB5" w14:textId="5147F2AA" w:rsidR="006E6919" w:rsidRDefault="037775C9" w:rsidP="0055086C">
      <w:r>
        <w:t>Aujourd’hui, la plupart des citoyens ont la possibilité de communiquer très rapidement avec les services privés ou publics. Cette proximité leur permet de partager leurs avis et conseils afin d’améliorer les services qui leur sont fournis par la ville de Lausanne.</w:t>
      </w:r>
    </w:p>
    <w:p w14:paraId="1D2D607F" w14:textId="3D2C6237" w:rsidR="00912EC8" w:rsidRPr="006E6919" w:rsidRDefault="29906FA7" w:rsidP="0055086C">
      <w:r>
        <w:t>Notre projet a consisté à l’élaboration d’une application nommée « SmartCity » qui assure l’archivage et la gestion de requêtes de différents acteurs de la société actuelle, l’affichage du lieu correspondant aux requêtes et la production de documents PDF des données sélectionnées. Cette réalisation s’est faite dans le cadre du module « Projet » de la Haute École d’Ingénierie et de Gestion du Canton de Vaud (HEIG-VD).</w:t>
      </w:r>
    </w:p>
    <w:p w14:paraId="2AA7B686" w14:textId="3D2C6237" w:rsidR="007637E7" w:rsidRDefault="037775C9" w:rsidP="0055086C">
      <w:r>
        <w:t>Ce programme permet :</w:t>
      </w:r>
    </w:p>
    <w:p w14:paraId="630174A7" w14:textId="2847C8EA" w:rsidR="007637E7" w:rsidRDefault="037775C9" w:rsidP="007637E7">
      <w:pPr>
        <w:pStyle w:val="Paragraphedeliste"/>
        <w:numPr>
          <w:ilvl w:val="0"/>
          <w:numId w:val="40"/>
        </w:numPr>
      </w:pPr>
      <w:r>
        <w:t>de gérer les requêtes venant des citoyens, de l’administration de la ville de Lausanne ou de « personnes de confiance »</w:t>
      </w:r>
    </w:p>
    <w:p w14:paraId="0943415F" w14:textId="6998C38E" w:rsidR="007637E7" w:rsidRDefault="037775C9" w:rsidP="007637E7">
      <w:pPr>
        <w:pStyle w:val="Paragraphedeliste"/>
        <w:numPr>
          <w:ilvl w:val="0"/>
          <w:numId w:val="40"/>
        </w:numPr>
      </w:pPr>
      <w:r>
        <w:t>de localiser de manière claire et précise le lieu correspondant à une requête</w:t>
      </w:r>
    </w:p>
    <w:p w14:paraId="5F54FB0C" w14:textId="714F9E4E" w:rsidR="006D3D83" w:rsidRDefault="037775C9" w:rsidP="007637E7">
      <w:pPr>
        <w:pStyle w:val="Paragraphedeliste"/>
        <w:numPr>
          <w:ilvl w:val="0"/>
          <w:numId w:val="40"/>
        </w:numPr>
      </w:pPr>
      <w:r>
        <w:t>d’obtenir un résumé des différentes informations archivées</w:t>
      </w:r>
    </w:p>
    <w:p w14:paraId="573DA2CA" w14:textId="3D2C6237" w:rsidR="00DB2A5F" w:rsidRDefault="037775C9" w:rsidP="0055086C">
      <w:r>
        <w:t>Dans le cadre de ce rapport, nous exposerons les technologies qui nous ont permis de réaliser l’application. Nous décrirons les différentes fonctionnalités implémentées afin de mieux comprendre l’utilité de notre application. Les problèmes rencontrés ainsi que les changements de conception seront également abordés afin d’expliquer nos choix quant au produit final.</w:t>
      </w:r>
    </w:p>
    <w:p w14:paraId="2F6F37A7" w14:textId="3D2C6237" w:rsidR="007F2CF8" w:rsidRDefault="037775C9" w:rsidP="0055086C">
      <w:r>
        <w:t>Il est à noter que nous réalisons la partie administrative de l'application, c'est-à-dire que notre projet sera utilisé par la ville et non par les citoyens de la ville.</w:t>
      </w:r>
    </w:p>
    <w:p w14:paraId="5C958974" w14:textId="2ACD3A29" w:rsidR="0051241F" w:rsidRDefault="0051241F" w:rsidP="00912EC8"/>
    <w:p w14:paraId="5BF05CAD" w14:textId="1AF85135" w:rsidR="0097402B" w:rsidRDefault="0097402B" w:rsidP="0097402B">
      <w:pPr>
        <w:pStyle w:val="Titre2"/>
      </w:pPr>
      <w:bookmarkStart w:id="34" w:name="_Toc483319127"/>
      <w:bookmarkStart w:id="35" w:name="_Toc483320163"/>
      <w:bookmarkStart w:id="36" w:name="_Toc483666969"/>
      <w:bookmarkStart w:id="37" w:name="_Toc483746176"/>
      <w:bookmarkStart w:id="38" w:name="_Toc483751209"/>
      <w:bookmarkStart w:id="39" w:name="_Toc483770470"/>
      <w:bookmarkStart w:id="40" w:name="_Toc483772528"/>
      <w:bookmarkStart w:id="41" w:name="_Toc483780482"/>
      <w:bookmarkStart w:id="42" w:name="_Toc483824084"/>
      <w:r>
        <w:t>Objectifs</w:t>
      </w:r>
      <w:bookmarkEnd w:id="34"/>
      <w:bookmarkEnd w:id="35"/>
      <w:bookmarkEnd w:id="36"/>
      <w:bookmarkEnd w:id="37"/>
      <w:bookmarkEnd w:id="38"/>
      <w:bookmarkEnd w:id="39"/>
      <w:bookmarkEnd w:id="40"/>
      <w:bookmarkEnd w:id="41"/>
      <w:bookmarkEnd w:id="42"/>
      <w:r w:rsidR="00683246">
        <w:t xml:space="preserve"> </w:t>
      </w:r>
    </w:p>
    <w:p w14:paraId="0BD0983A" w14:textId="3D2C6237" w:rsidR="00E700FD" w:rsidRDefault="037775C9" w:rsidP="00F2259B">
      <w:pPr>
        <w:pStyle w:val="Paragraphedeliste"/>
        <w:numPr>
          <w:ilvl w:val="0"/>
          <w:numId w:val="19"/>
        </w:numPr>
      </w:pPr>
      <w:r>
        <w:t>Organiser les requêtes venant des différents acteurs identifiés (citoyens, administration de la ville de Lausanne, « personnes de confiance »).</w:t>
      </w:r>
    </w:p>
    <w:p w14:paraId="5DA37242" w14:textId="3D2C6237" w:rsidR="006E6919" w:rsidRDefault="037775C9" w:rsidP="00F2259B">
      <w:pPr>
        <w:pStyle w:val="Paragraphedeliste"/>
        <w:numPr>
          <w:ilvl w:val="0"/>
          <w:numId w:val="19"/>
        </w:numPr>
      </w:pPr>
      <w:r>
        <w:t>Afficher les lieux correspondants aux requêtes sur une carte interactive.</w:t>
      </w:r>
    </w:p>
    <w:p w14:paraId="3CA636E0" w14:textId="3D2C6237" w:rsidR="00E700FD" w:rsidRDefault="037775C9" w:rsidP="00F2259B">
      <w:pPr>
        <w:pStyle w:val="Paragraphedeliste"/>
        <w:numPr>
          <w:ilvl w:val="0"/>
          <w:numId w:val="19"/>
        </w:numPr>
      </w:pPr>
      <w:r>
        <w:t>Produire des documents PDF pour fournir un résumé des informations archivées.</w:t>
      </w:r>
    </w:p>
    <w:p w14:paraId="7F0F1F07" w14:textId="2ACD3A29" w:rsidR="0048535B" w:rsidRPr="00E700FD" w:rsidRDefault="0048535B" w:rsidP="0048535B"/>
    <w:p w14:paraId="20458B69" w14:textId="6DEC4089" w:rsidR="009B5297" w:rsidRDefault="00680DB5" w:rsidP="009B5297">
      <w:pPr>
        <w:pStyle w:val="Titre2"/>
      </w:pPr>
      <w:bookmarkStart w:id="43" w:name="_Toc483319128"/>
      <w:bookmarkStart w:id="44" w:name="_Toc483320164"/>
      <w:bookmarkStart w:id="45" w:name="_Toc483666970"/>
      <w:bookmarkStart w:id="46" w:name="_Toc483746177"/>
      <w:bookmarkStart w:id="47" w:name="_Toc483751210"/>
      <w:bookmarkStart w:id="48" w:name="_Toc483770471"/>
      <w:bookmarkStart w:id="49" w:name="_Toc483772529"/>
      <w:bookmarkStart w:id="50" w:name="_Toc483780483"/>
      <w:bookmarkStart w:id="51" w:name="_Toc483824085"/>
      <w:r>
        <w:t>Description</w:t>
      </w:r>
      <w:bookmarkEnd w:id="43"/>
      <w:bookmarkEnd w:id="44"/>
      <w:bookmarkEnd w:id="45"/>
      <w:bookmarkEnd w:id="46"/>
      <w:bookmarkEnd w:id="47"/>
      <w:bookmarkEnd w:id="48"/>
      <w:bookmarkEnd w:id="49"/>
      <w:bookmarkEnd w:id="50"/>
      <w:bookmarkEnd w:id="51"/>
    </w:p>
    <w:p w14:paraId="1B74B491" w14:textId="3D2C6237" w:rsidR="00497C02" w:rsidRDefault="037775C9" w:rsidP="00771707">
      <w:r>
        <w:t>Après la présentation du premier projet, nous avons décidé de créer une application permettant à l’administration d’une ville (dans notre cas Lausanne) de gérer les requêtes venant de ses concitoyens, des « personnes de confiance » ou de ses propres services.</w:t>
      </w:r>
    </w:p>
    <w:p w14:paraId="6D3CE95D" w14:textId="3D2C6237" w:rsidR="00D03789" w:rsidRDefault="037775C9" w:rsidP="00771707">
      <w:r>
        <w:t>L’application s’articule autour de quatre actions principales.</w:t>
      </w:r>
    </w:p>
    <w:p w14:paraId="66887813" w14:textId="43627D6B" w:rsidR="00D03789" w:rsidRDefault="037775C9" w:rsidP="00771707">
      <w:r>
        <w:t>La première action consiste à la consultation d’évènements ou de requêtes recueillis au sein d’une base de données. Ces évènements peuvent être transmis par les citoyens au travers d’un site Internet ou d’une application mobile (non réalisés dans le cadre du projet). Des entreprises ou des personnes bénéficiant de la confiance de l’administration de la ville obtiennent le statut de « personnes de confiance ». Elles peuvent, sans l’acceptation de l’administrateur, ajouter des évènements à la base de données. Ce droit est aussi accordé à l’administrateur de l’application.</w:t>
      </w:r>
    </w:p>
    <w:p w14:paraId="70C4CBE5" w14:textId="03E394DB" w:rsidR="00126CE7" w:rsidRDefault="00126CE7" w:rsidP="00497C02"/>
    <w:p w14:paraId="161E85A7" w14:textId="03E394DB" w:rsidR="00126CE7" w:rsidRDefault="00126CE7">
      <w:pPr>
        <w:spacing w:line="259" w:lineRule="auto"/>
        <w:jc w:val="left"/>
      </w:pPr>
      <w:r>
        <w:br w:type="page"/>
      </w:r>
    </w:p>
    <w:p w14:paraId="5F61A80E" w14:textId="3D2C6237" w:rsidR="00BB59C8" w:rsidRDefault="037775C9" w:rsidP="00771707">
      <w:r>
        <w:lastRenderedPageBreak/>
        <w:t xml:space="preserve">La deuxième action est caractérisée par la gestion des requêtes stockées au sein de la base de données. Chaque requête créée par un citoyen lambda doit être validée par l’administrateur. Une fois validée, il est possible de consulter la requête au travers de différentes rubriques et de visualiser, au moyen d'une carte interactive, les lieux concernés. Pour une meilleure visibilité, chaque rubrique est associée à un filtre, rendant plus aisée la lecture sur la carte. </w:t>
      </w:r>
    </w:p>
    <w:p w14:paraId="618D3C13" w14:textId="11CF0F9E" w:rsidR="00E158A3" w:rsidRDefault="037775C9" w:rsidP="00771707">
      <w:r>
        <w:t>La carte interactive permet à l’administrateur de se déplacer et d’agrandir le plan de la ville au besoin. La sélection d’une date lui offre le moyen d’affiner ces critères d’affichage. En ajoutant une priorité aux évènements, l’administrateur se verra notifier des requêtes possédant la priorité la plus haute dans le but de traiter le plus rapidement celles-ci.</w:t>
      </w:r>
    </w:p>
    <w:p w14:paraId="1FE2D851" w14:textId="3D2C6237" w:rsidR="00E158A3" w:rsidRDefault="037775C9" w:rsidP="00771707">
      <w:r>
        <w:t>La dernière et principale action de l’application est de générer des documents PDF contenant des informations relatives aux évènements et aux rubriques que l’administrateur aura précédemment choisis. Cela permettra d’obtenir une trace écrite pour un meilleur partage d’informations au sein de l’administration de la ville de Lausanne.</w:t>
      </w:r>
    </w:p>
    <w:p w14:paraId="6D26507C" w14:textId="77777777" w:rsidR="00E158A3" w:rsidRDefault="00E158A3" w:rsidP="00E158A3"/>
    <w:p w14:paraId="0436E81E" w14:textId="0A229E79" w:rsidR="002E1B19" w:rsidRPr="002E1B19" w:rsidRDefault="00680DB5" w:rsidP="000E2B59">
      <w:pPr>
        <w:pStyle w:val="Titre2"/>
      </w:pPr>
      <w:bookmarkStart w:id="52" w:name="_Toc483319129"/>
      <w:bookmarkStart w:id="53" w:name="_Toc483320165"/>
      <w:bookmarkStart w:id="54" w:name="_Toc483666971"/>
      <w:bookmarkStart w:id="55" w:name="_Toc483746178"/>
      <w:bookmarkStart w:id="56" w:name="_Toc483751211"/>
      <w:bookmarkStart w:id="57" w:name="_Toc483770472"/>
      <w:bookmarkStart w:id="58" w:name="_Toc483772530"/>
      <w:bookmarkStart w:id="59" w:name="_Toc483780484"/>
      <w:bookmarkStart w:id="60" w:name="_Toc483824086"/>
      <w:r>
        <w:t>Organisation</w:t>
      </w:r>
      <w:bookmarkEnd w:id="52"/>
      <w:bookmarkEnd w:id="53"/>
      <w:bookmarkEnd w:id="54"/>
      <w:bookmarkEnd w:id="55"/>
      <w:bookmarkEnd w:id="56"/>
      <w:bookmarkEnd w:id="57"/>
      <w:bookmarkEnd w:id="58"/>
      <w:bookmarkEnd w:id="59"/>
      <w:bookmarkEnd w:id="60"/>
    </w:p>
    <w:p w14:paraId="07F05527" w14:textId="3D2C6237" w:rsidR="002E1B19" w:rsidRDefault="037775C9" w:rsidP="002E1B19">
      <w:r>
        <w:t>Chef de projet :</w:t>
      </w:r>
    </w:p>
    <w:p w14:paraId="0E1F9544" w14:textId="2ACD3A29" w:rsidR="002E1B19" w:rsidRDefault="29906FA7" w:rsidP="00F2259B">
      <w:pPr>
        <w:pStyle w:val="Paragraphedeliste"/>
        <w:numPr>
          <w:ilvl w:val="0"/>
          <w:numId w:val="17"/>
        </w:numPr>
      </w:pPr>
      <w:r>
        <w:t xml:space="preserve">Tano Iannetta : </w:t>
      </w:r>
      <w:hyperlink r:id="rId10">
        <w:r w:rsidRPr="29906FA7">
          <w:rPr>
            <w:rStyle w:val="Lienhypertexte"/>
          </w:rPr>
          <w:t>tano.iannetta@heig-vd.ch</w:t>
        </w:r>
      </w:hyperlink>
    </w:p>
    <w:p w14:paraId="1B782536" w14:textId="3D2C6237" w:rsidR="002E1B19" w:rsidRDefault="037775C9" w:rsidP="002E1B19">
      <w:r>
        <w:t>Chef en second :</w:t>
      </w:r>
    </w:p>
    <w:p w14:paraId="58AF916F" w14:textId="2ACD3A29" w:rsidR="002E1B19" w:rsidRPr="00681073" w:rsidRDefault="29906FA7" w:rsidP="29906FA7">
      <w:pPr>
        <w:pStyle w:val="Paragraphedeliste"/>
        <w:numPr>
          <w:ilvl w:val="0"/>
          <w:numId w:val="17"/>
        </w:numPr>
        <w:rPr>
          <w:lang w:val="en-US"/>
        </w:rPr>
      </w:pPr>
      <w:r w:rsidRPr="29906FA7">
        <w:rPr>
          <w:lang w:val="en-US"/>
        </w:rPr>
        <w:t xml:space="preserve">Wojciech Myszkorowski : </w:t>
      </w:r>
      <w:hyperlink r:id="rId11">
        <w:r w:rsidRPr="29906FA7">
          <w:rPr>
            <w:rStyle w:val="Lienhypertexte"/>
            <w:lang w:val="en-US"/>
          </w:rPr>
          <w:t>wojciech.myszkorowski@heig-vd.ch</w:t>
        </w:r>
      </w:hyperlink>
    </w:p>
    <w:p w14:paraId="53970460" w14:textId="3D2C6237" w:rsidR="3D77AE6D" w:rsidRDefault="037775C9" w:rsidP="002E1B19">
      <w:r>
        <w:t>Membres du projet:</w:t>
      </w:r>
    </w:p>
    <w:p w14:paraId="2EBF85AE" w14:textId="4253E96D" w:rsidR="3D77AE6D" w:rsidRPr="00681073" w:rsidRDefault="037775C9" w:rsidP="037775C9">
      <w:pPr>
        <w:pStyle w:val="Paragraphedeliste"/>
        <w:numPr>
          <w:ilvl w:val="0"/>
          <w:numId w:val="17"/>
        </w:numPr>
        <w:rPr>
          <w:lang w:val="en-US"/>
        </w:rPr>
      </w:pPr>
      <w:r w:rsidRPr="037775C9">
        <w:rPr>
          <w:lang w:val="en-US"/>
        </w:rPr>
        <w:t xml:space="preserve">Loan Lassalle : </w:t>
      </w:r>
      <w:hyperlink r:id="rId12">
        <w:r w:rsidRPr="037775C9">
          <w:rPr>
            <w:rStyle w:val="Lienhypertexte"/>
            <w:lang w:val="en-US"/>
          </w:rPr>
          <w:t>loan.lassalle@cpnv.ch</w:t>
        </w:r>
      </w:hyperlink>
    </w:p>
    <w:p w14:paraId="5A137CD4" w14:textId="2ACD3A29" w:rsidR="00ED40E9" w:rsidRDefault="29906FA7" w:rsidP="00F2259B">
      <w:pPr>
        <w:pStyle w:val="Paragraphedeliste"/>
        <w:numPr>
          <w:ilvl w:val="0"/>
          <w:numId w:val="17"/>
        </w:numPr>
      </w:pPr>
      <w:r>
        <w:t xml:space="preserve">Luana Martelli : </w:t>
      </w:r>
      <w:hyperlink r:id="rId13">
        <w:r w:rsidRPr="29906FA7">
          <w:rPr>
            <w:rStyle w:val="Lienhypertexte"/>
          </w:rPr>
          <w:t>luana.martelli@heig-vd.ch</w:t>
        </w:r>
      </w:hyperlink>
    </w:p>
    <w:p w14:paraId="38A8B8A4" w14:textId="0A8BD4DB" w:rsidR="00ED40E9" w:rsidRPr="00681073" w:rsidRDefault="037775C9" w:rsidP="037775C9">
      <w:pPr>
        <w:pStyle w:val="Paragraphedeliste"/>
        <w:numPr>
          <w:ilvl w:val="0"/>
          <w:numId w:val="17"/>
        </w:numPr>
        <w:rPr>
          <w:lang w:val="en-US"/>
        </w:rPr>
      </w:pPr>
      <w:r w:rsidRPr="037775C9">
        <w:rPr>
          <w:lang w:val="en-US"/>
        </w:rPr>
        <w:t xml:space="preserve">Camilo Pineda : </w:t>
      </w:r>
      <w:hyperlink r:id="rId14">
        <w:r w:rsidRPr="037775C9">
          <w:rPr>
            <w:rStyle w:val="Lienhypertexte"/>
            <w:lang w:val="en-US"/>
          </w:rPr>
          <w:t>camilo.pineda@heig-vd.ch</w:t>
        </w:r>
      </w:hyperlink>
    </w:p>
    <w:p w14:paraId="56DB5462" w14:textId="2ACD3A29" w:rsidR="3D77AE6D" w:rsidRPr="00681073" w:rsidRDefault="29906FA7" w:rsidP="29906FA7">
      <w:pPr>
        <w:pStyle w:val="Paragraphedeliste"/>
        <w:numPr>
          <w:ilvl w:val="0"/>
          <w:numId w:val="17"/>
        </w:numPr>
        <w:rPr>
          <w:lang w:val="en-US"/>
        </w:rPr>
      </w:pPr>
      <w:r w:rsidRPr="29906FA7">
        <w:rPr>
          <w:lang w:val="en-US"/>
        </w:rPr>
        <w:t xml:space="preserve">Jérémie Zanone : </w:t>
      </w:r>
      <w:hyperlink r:id="rId15">
        <w:r w:rsidRPr="29906FA7">
          <w:rPr>
            <w:rStyle w:val="Lienhypertexte"/>
            <w:lang w:val="en-US"/>
          </w:rPr>
          <w:t>jeremie.zanone@heig-vd.ch</w:t>
        </w:r>
      </w:hyperlink>
    </w:p>
    <w:p w14:paraId="4A2B75C4" w14:textId="51C8BFAE" w:rsidR="00054A7B" w:rsidRPr="00681073" w:rsidRDefault="00054A7B">
      <w:pPr>
        <w:spacing w:line="259" w:lineRule="auto"/>
        <w:jc w:val="left"/>
        <w:rPr>
          <w:lang w:val="en-US"/>
        </w:rPr>
      </w:pPr>
    </w:p>
    <w:p w14:paraId="764A8E04" w14:textId="365CBA86" w:rsidR="00054A7B" w:rsidRDefault="3D77AE6D" w:rsidP="037775C9">
      <w:pPr>
        <w:pStyle w:val="Titre2"/>
        <w:rPr>
          <w:rFonts w:eastAsia="Arial"/>
        </w:rPr>
      </w:pPr>
      <w:bookmarkStart w:id="61" w:name="_Toc483319130"/>
      <w:bookmarkStart w:id="62" w:name="_Toc483320166"/>
      <w:bookmarkStart w:id="63" w:name="_Toc483666972"/>
      <w:bookmarkStart w:id="64" w:name="_Toc483746179"/>
      <w:bookmarkStart w:id="65" w:name="_Toc483751212"/>
      <w:bookmarkStart w:id="66" w:name="_Toc483770473"/>
      <w:bookmarkStart w:id="67" w:name="_Toc483772531"/>
      <w:bookmarkStart w:id="68" w:name="_Toc483780485"/>
      <w:bookmarkStart w:id="69" w:name="_Toc483824087"/>
      <w:r w:rsidRPr="488B51D5">
        <w:rPr>
          <w:rFonts w:eastAsia="Arial"/>
        </w:rPr>
        <w:t>Répartition des tâches</w:t>
      </w:r>
      <w:bookmarkEnd w:id="61"/>
      <w:bookmarkEnd w:id="62"/>
      <w:bookmarkEnd w:id="63"/>
      <w:bookmarkEnd w:id="64"/>
      <w:bookmarkEnd w:id="65"/>
      <w:bookmarkEnd w:id="66"/>
      <w:bookmarkEnd w:id="67"/>
      <w:bookmarkEnd w:id="68"/>
      <w:bookmarkEnd w:id="69"/>
    </w:p>
    <w:p w14:paraId="73396891" w14:textId="77777777" w:rsidR="00147F47" w:rsidRPr="00147F47" w:rsidRDefault="00147F47" w:rsidP="00147F47"/>
    <w:tbl>
      <w:tblPr>
        <w:tblStyle w:val="TableauGrille1Clair-Accentuation1"/>
        <w:tblW w:w="9067" w:type="dxa"/>
        <w:jc w:val="center"/>
        <w:tblLayout w:type="fixed"/>
        <w:tblLook w:val="04A0" w:firstRow="1" w:lastRow="0" w:firstColumn="1" w:lastColumn="0" w:noHBand="0" w:noVBand="1"/>
      </w:tblPr>
      <w:tblGrid>
        <w:gridCol w:w="1838"/>
        <w:gridCol w:w="1134"/>
        <w:gridCol w:w="1559"/>
        <w:gridCol w:w="1134"/>
        <w:gridCol w:w="1134"/>
        <w:gridCol w:w="1134"/>
        <w:gridCol w:w="1134"/>
      </w:tblGrid>
      <w:tr w:rsidR="004E4ACA" w14:paraId="65932D8F" w14:textId="77777777" w:rsidTr="29906F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AF69FF2" w14:textId="3D2C6237" w:rsidR="003C6443" w:rsidRDefault="037775C9" w:rsidP="003C6443">
            <w:pPr>
              <w:jc w:val="left"/>
            </w:pPr>
            <w:r>
              <w:t>Phases/Membres</w:t>
            </w:r>
          </w:p>
        </w:tc>
        <w:tc>
          <w:tcPr>
            <w:tcW w:w="1134" w:type="dxa"/>
            <w:vAlign w:val="center"/>
          </w:tcPr>
          <w:p w14:paraId="0442C164"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Tano Iannetta</w:t>
            </w:r>
          </w:p>
        </w:tc>
        <w:tc>
          <w:tcPr>
            <w:tcW w:w="1559" w:type="dxa"/>
            <w:vAlign w:val="center"/>
          </w:tcPr>
          <w:p w14:paraId="525DFD47"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Wojciech Myszkorowski</w:t>
            </w:r>
          </w:p>
        </w:tc>
        <w:tc>
          <w:tcPr>
            <w:tcW w:w="1134" w:type="dxa"/>
            <w:vAlign w:val="center"/>
          </w:tcPr>
          <w:p w14:paraId="78EE5D61" w14:textId="3D2C6237" w:rsidR="003C6443" w:rsidRDefault="037775C9" w:rsidP="003C6443">
            <w:pPr>
              <w:jc w:val="center"/>
              <w:cnfStyle w:val="100000000000" w:firstRow="1" w:lastRow="0" w:firstColumn="0" w:lastColumn="0" w:oddVBand="0" w:evenVBand="0" w:oddHBand="0" w:evenHBand="0" w:firstRowFirstColumn="0" w:firstRowLastColumn="0" w:lastRowFirstColumn="0" w:lastRowLastColumn="0"/>
            </w:pPr>
            <w:r>
              <w:t>Loan Lassalle</w:t>
            </w:r>
          </w:p>
        </w:tc>
        <w:tc>
          <w:tcPr>
            <w:tcW w:w="1134" w:type="dxa"/>
            <w:vAlign w:val="center"/>
          </w:tcPr>
          <w:p w14:paraId="16D10980"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Luana Martelli</w:t>
            </w:r>
          </w:p>
        </w:tc>
        <w:tc>
          <w:tcPr>
            <w:tcW w:w="1134" w:type="dxa"/>
            <w:vAlign w:val="center"/>
          </w:tcPr>
          <w:p w14:paraId="6397DD4A" w14:textId="3D2C6237" w:rsidR="003C6443" w:rsidRDefault="037775C9" w:rsidP="003C6443">
            <w:pPr>
              <w:jc w:val="center"/>
              <w:cnfStyle w:val="100000000000" w:firstRow="1" w:lastRow="0" w:firstColumn="0" w:lastColumn="0" w:oddVBand="0" w:evenVBand="0" w:oddHBand="0" w:evenHBand="0" w:firstRowFirstColumn="0" w:firstRowLastColumn="0" w:lastRowFirstColumn="0" w:lastRowLastColumn="0"/>
            </w:pPr>
            <w:r>
              <w:t xml:space="preserve">Camilo </w:t>
            </w:r>
          </w:p>
          <w:p w14:paraId="048439CC"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Pineda</w:t>
            </w:r>
          </w:p>
        </w:tc>
        <w:tc>
          <w:tcPr>
            <w:tcW w:w="1134" w:type="dxa"/>
            <w:vAlign w:val="center"/>
          </w:tcPr>
          <w:p w14:paraId="798559C5"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Jérémie Zanone</w:t>
            </w:r>
          </w:p>
        </w:tc>
      </w:tr>
      <w:tr w:rsidR="004E4ACA" w14:paraId="6741228D"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03D4652" w14:textId="3D2C6237" w:rsidR="003C6443" w:rsidRDefault="037775C9" w:rsidP="003C6443">
            <w:pPr>
              <w:jc w:val="left"/>
            </w:pPr>
            <w:r>
              <w:t>Dossier final</w:t>
            </w:r>
          </w:p>
        </w:tc>
        <w:tc>
          <w:tcPr>
            <w:tcW w:w="1134" w:type="dxa"/>
            <w:vAlign w:val="center"/>
          </w:tcPr>
          <w:p w14:paraId="59126AE5"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559" w:type="dxa"/>
            <w:vAlign w:val="center"/>
          </w:tcPr>
          <w:p w14:paraId="1C4E9A2C" w14:textId="2D03CF62"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75665EF5"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46205208"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00D6F617" w14:textId="039AA262"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25%</w:t>
            </w:r>
          </w:p>
        </w:tc>
        <w:tc>
          <w:tcPr>
            <w:tcW w:w="1134" w:type="dxa"/>
            <w:vAlign w:val="center"/>
          </w:tcPr>
          <w:p w14:paraId="6097B3D5"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68947FCE"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C6835C9" w14:textId="3D2C6237" w:rsidR="003C6443" w:rsidRDefault="037775C9" w:rsidP="003C6443">
            <w:pPr>
              <w:jc w:val="left"/>
            </w:pPr>
            <w:r>
              <w:t>Analyse</w:t>
            </w:r>
          </w:p>
        </w:tc>
        <w:tc>
          <w:tcPr>
            <w:tcW w:w="1134" w:type="dxa"/>
            <w:vAlign w:val="center"/>
          </w:tcPr>
          <w:p w14:paraId="20B12C1B"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5457F6A2"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D47CFAF"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3AE3113D"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2E6C693F" w14:textId="4B01C6EB"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3BACD2B5"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r>
      <w:tr w:rsidR="004E4ACA" w14:paraId="4582D591"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183E6BC" w14:textId="283ADFC4" w:rsidR="003C6443" w:rsidRDefault="037775C9" w:rsidP="003C6443">
            <w:pPr>
              <w:jc w:val="left"/>
            </w:pPr>
            <w:r>
              <w:t>Conception</w:t>
            </w:r>
          </w:p>
        </w:tc>
        <w:tc>
          <w:tcPr>
            <w:tcW w:w="1134" w:type="dxa"/>
            <w:vAlign w:val="center"/>
          </w:tcPr>
          <w:p w14:paraId="6CC2FC68"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59901C82"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C6F96FA"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36415621"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5C324296" w14:textId="182D030D"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556D1A59"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7C551CC1" w14:textId="77777777" w:rsidTr="29906FA7">
        <w:trPr>
          <w:trHeight w:val="15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F279768" w14:textId="283ADFC4" w:rsidR="003C6443" w:rsidRDefault="037775C9" w:rsidP="003C6443">
            <w:pPr>
              <w:jc w:val="left"/>
            </w:pPr>
            <w:r>
              <w:t>Réalisation</w:t>
            </w:r>
          </w:p>
        </w:tc>
        <w:tc>
          <w:tcPr>
            <w:tcW w:w="1134" w:type="dxa"/>
            <w:vAlign w:val="center"/>
          </w:tcPr>
          <w:p w14:paraId="64C88C76"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30%</w:t>
            </w:r>
          </w:p>
        </w:tc>
        <w:tc>
          <w:tcPr>
            <w:tcW w:w="1559" w:type="dxa"/>
            <w:vAlign w:val="center"/>
          </w:tcPr>
          <w:p w14:paraId="7856C3E8"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5938DCB9" w14:textId="283ADFC4" w:rsidR="003C6443" w:rsidRDefault="037775C9" w:rsidP="00142853">
            <w:pPr>
              <w:jc w:val="center"/>
              <w:cnfStyle w:val="000000000000" w:firstRow="0" w:lastRow="0" w:firstColumn="0" w:lastColumn="0" w:oddVBand="0" w:evenVBand="0" w:oddHBand="0" w:evenHBand="0" w:firstRowFirstColumn="0" w:firstRowLastColumn="0" w:lastRowFirstColumn="0" w:lastRowLastColumn="0"/>
            </w:pPr>
            <w:r>
              <w:t>30%</w:t>
            </w:r>
          </w:p>
        </w:tc>
        <w:tc>
          <w:tcPr>
            <w:tcW w:w="1134" w:type="dxa"/>
            <w:vAlign w:val="center"/>
          </w:tcPr>
          <w:p w14:paraId="1F0F629A"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30%</w:t>
            </w:r>
          </w:p>
        </w:tc>
        <w:tc>
          <w:tcPr>
            <w:tcW w:w="1134" w:type="dxa"/>
            <w:vAlign w:val="center"/>
          </w:tcPr>
          <w:p w14:paraId="3B1E1ECD" w14:textId="5AEC1DBB"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1A54BB60"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30%</w:t>
            </w:r>
          </w:p>
        </w:tc>
      </w:tr>
      <w:tr w:rsidR="004E4ACA" w14:paraId="38A41EFB" w14:textId="77777777" w:rsidTr="29906FA7">
        <w:trPr>
          <w:trHeight w:val="6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4F1D9B2" w14:textId="283ADFC4" w:rsidR="003C6443" w:rsidRDefault="037775C9" w:rsidP="003C6443">
            <w:pPr>
              <w:jc w:val="left"/>
            </w:pPr>
            <w:r>
              <w:t>Administration</w:t>
            </w:r>
          </w:p>
        </w:tc>
        <w:tc>
          <w:tcPr>
            <w:tcW w:w="1134" w:type="dxa"/>
            <w:vAlign w:val="center"/>
          </w:tcPr>
          <w:p w14:paraId="263C10FB"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1E94D753"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397F7E8" w14:textId="0EBEA2BE" w:rsidR="003C6443" w:rsidRDefault="037775C9" w:rsidP="00142853">
            <w:pPr>
              <w:jc w:val="center"/>
              <w:cnfStyle w:val="000000000000" w:firstRow="0" w:lastRow="0" w:firstColumn="0" w:lastColumn="0" w:oddVBand="0" w:evenVBand="0" w:oddHBand="0" w:evenHBand="0" w:firstRowFirstColumn="0" w:firstRowLastColumn="0" w:lastRowFirstColumn="0" w:lastRowLastColumn="0"/>
            </w:pPr>
            <w:r>
              <w:t>5%</w:t>
            </w:r>
          </w:p>
        </w:tc>
        <w:tc>
          <w:tcPr>
            <w:tcW w:w="1134" w:type="dxa"/>
            <w:vAlign w:val="center"/>
          </w:tcPr>
          <w:p w14:paraId="369DCD7F"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5%</w:t>
            </w:r>
          </w:p>
        </w:tc>
        <w:tc>
          <w:tcPr>
            <w:tcW w:w="1134" w:type="dxa"/>
            <w:vAlign w:val="center"/>
          </w:tcPr>
          <w:p w14:paraId="49CB4365"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D909E53"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5%</w:t>
            </w:r>
          </w:p>
        </w:tc>
      </w:tr>
      <w:tr w:rsidR="004E4ACA" w14:paraId="5B1B9AC6" w14:textId="77777777" w:rsidTr="29906FA7">
        <w:trPr>
          <w:trHeight w:val="106"/>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FDEEADC" w14:textId="0EBEA2BE" w:rsidR="003C6443" w:rsidRDefault="037775C9" w:rsidP="003C6443">
            <w:pPr>
              <w:jc w:val="left"/>
            </w:pPr>
            <w:r>
              <w:t>Tests</w:t>
            </w:r>
          </w:p>
        </w:tc>
        <w:tc>
          <w:tcPr>
            <w:tcW w:w="1134" w:type="dxa"/>
            <w:vAlign w:val="center"/>
          </w:tcPr>
          <w:p w14:paraId="76E48EDB"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75384F9C" w14:textId="4206BFDD"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1D1A7225"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7DBC1EB1"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1E71826" w14:textId="05224A08"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C9FFA6A"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20CD1003"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D40A93A" w14:textId="0EBEA2BE" w:rsidR="003C6443" w:rsidRDefault="037775C9" w:rsidP="003C6443">
            <w:pPr>
              <w:jc w:val="left"/>
            </w:pPr>
            <w:r>
              <w:t>Documentation de code</w:t>
            </w:r>
          </w:p>
        </w:tc>
        <w:tc>
          <w:tcPr>
            <w:tcW w:w="1134" w:type="dxa"/>
            <w:vAlign w:val="center"/>
          </w:tcPr>
          <w:p w14:paraId="5D89CE52"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559" w:type="dxa"/>
            <w:vAlign w:val="center"/>
          </w:tcPr>
          <w:p w14:paraId="01ABFA3F"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6CD6ACC" w14:textId="0EBEA2BE" w:rsidR="003C6443" w:rsidRDefault="037775C9" w:rsidP="0014285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D72C0BD"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256D0145" w14:textId="09FF1F9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45946FA9"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r>
    </w:tbl>
    <w:p w14:paraId="47F2168E" w14:textId="4FDA0233" w:rsidR="00B51CEA" w:rsidRDefault="00B51CEA" w:rsidP="3D77AE6D"/>
    <w:p w14:paraId="2B696B5D" w14:textId="4FDA0233" w:rsidR="00B51CEA" w:rsidRDefault="00B51CEA">
      <w:pPr>
        <w:spacing w:line="259" w:lineRule="auto"/>
        <w:jc w:val="left"/>
      </w:pPr>
      <w:r>
        <w:br w:type="page"/>
      </w:r>
    </w:p>
    <w:p w14:paraId="14E08540" w14:textId="7C6D1C5D" w:rsidR="00680DB5" w:rsidRDefault="006A5F71" w:rsidP="00233278">
      <w:pPr>
        <w:pStyle w:val="Titre1"/>
      </w:pPr>
      <w:bookmarkStart w:id="70" w:name="_Toc483319131"/>
      <w:bookmarkStart w:id="71" w:name="_Toc483320167"/>
      <w:bookmarkStart w:id="72" w:name="_Toc483666973"/>
      <w:bookmarkStart w:id="73" w:name="_Toc483746180"/>
      <w:bookmarkStart w:id="74" w:name="_Toc483751213"/>
      <w:bookmarkStart w:id="75" w:name="_Toc483770474"/>
      <w:bookmarkStart w:id="76" w:name="_Toc483772532"/>
      <w:bookmarkStart w:id="77" w:name="_Toc483780486"/>
      <w:bookmarkStart w:id="78" w:name="_Toc483824088"/>
      <w:r>
        <w:lastRenderedPageBreak/>
        <w:t xml:space="preserve">Conception </w:t>
      </w:r>
      <w:r w:rsidR="00D32ED8">
        <w:t>–</w:t>
      </w:r>
      <w:r w:rsidR="00680DB5">
        <w:t xml:space="preserve"> Architecture</w:t>
      </w:r>
      <w:bookmarkEnd w:id="70"/>
      <w:bookmarkEnd w:id="71"/>
      <w:bookmarkEnd w:id="72"/>
      <w:bookmarkEnd w:id="73"/>
      <w:bookmarkEnd w:id="74"/>
      <w:bookmarkEnd w:id="75"/>
      <w:bookmarkEnd w:id="76"/>
      <w:bookmarkEnd w:id="77"/>
      <w:bookmarkEnd w:id="78"/>
    </w:p>
    <w:p w14:paraId="000692BA" w14:textId="77777777" w:rsidR="007E5DE0" w:rsidRDefault="007E5DE0" w:rsidP="00B84662">
      <w:pPr>
        <w:pStyle w:val="Titre2"/>
      </w:pPr>
      <w:bookmarkStart w:id="79" w:name="_Toc483319132"/>
      <w:bookmarkStart w:id="80" w:name="_Toc483320168"/>
      <w:bookmarkStart w:id="81" w:name="_Toc483666974"/>
      <w:bookmarkStart w:id="82" w:name="_Toc483746181"/>
      <w:bookmarkStart w:id="83" w:name="_Toc483751214"/>
      <w:bookmarkStart w:id="84" w:name="_Toc483770475"/>
      <w:bookmarkStart w:id="85" w:name="_Toc483772533"/>
      <w:bookmarkStart w:id="86" w:name="_Toc483780487"/>
      <w:bookmarkStart w:id="87" w:name="_Toc483824089"/>
      <w:commentRangeStart w:id="88"/>
      <w:r w:rsidRPr="007E5DE0">
        <w:t>Systèmes d’exploitation et outils logiciels</w:t>
      </w:r>
      <w:commentRangeEnd w:id="88"/>
      <w:r w:rsidR="00AE51E0">
        <w:rPr>
          <w:rStyle w:val="Marquedecommentaire"/>
          <w:rFonts w:asciiTheme="minorHAnsi" w:eastAsiaTheme="minorHAnsi" w:hAnsiTheme="minorHAnsi" w:cstheme="minorBidi"/>
          <w:color w:val="auto"/>
        </w:rPr>
        <w:commentReference w:id="88"/>
      </w:r>
      <w:bookmarkEnd w:id="79"/>
      <w:bookmarkEnd w:id="80"/>
      <w:bookmarkEnd w:id="81"/>
      <w:bookmarkEnd w:id="82"/>
      <w:bookmarkEnd w:id="83"/>
      <w:bookmarkEnd w:id="84"/>
      <w:bookmarkEnd w:id="85"/>
      <w:bookmarkEnd w:id="86"/>
      <w:bookmarkEnd w:id="87"/>
    </w:p>
    <w:p w14:paraId="70B0FBE4" w14:textId="0EBEA2BE" w:rsidR="00376E9A" w:rsidRPr="00376E9A" w:rsidRDefault="037775C9" w:rsidP="00600BDC">
      <w:r>
        <w:t>Lors du choix des outils de conception, il était impératif de sélectionner des logiciels multiplateformes. Cette condition devait être remplie pour la bonne raison que les membres du projet ne possèdent pas le même système d’exploitation. La plupart des outils utilisés possèdent une licence qui a été contractée personnellement ou au travers des programmes de licences fournis par l’HEIG-VD.</w:t>
      </w:r>
    </w:p>
    <w:p w14:paraId="6E5C6549" w14:textId="0EBEA2BE" w:rsidR="00D32ED8" w:rsidRDefault="037775C9" w:rsidP="00F2259B">
      <w:pPr>
        <w:pStyle w:val="Paragraphedeliste"/>
        <w:numPr>
          <w:ilvl w:val="0"/>
          <w:numId w:val="29"/>
        </w:numPr>
      </w:pPr>
      <w:r>
        <w:t>Microsoft Windows 10 Familiale 64 bits</w:t>
      </w:r>
    </w:p>
    <w:p w14:paraId="4795B55C" w14:textId="7EC60D7D" w:rsidR="2AD76364" w:rsidRDefault="037775C9" w:rsidP="2AD76364">
      <w:pPr>
        <w:pStyle w:val="Paragraphedeliste"/>
        <w:numPr>
          <w:ilvl w:val="0"/>
          <w:numId w:val="29"/>
        </w:numPr>
      </w:pPr>
      <w:r>
        <w:t xml:space="preserve">Microsoft Windows 10 Education 64 bits </w:t>
      </w:r>
    </w:p>
    <w:p w14:paraId="55E01345" w14:textId="0EBEA2BE" w:rsidR="00D32ED8" w:rsidRDefault="29906FA7" w:rsidP="00F2259B">
      <w:pPr>
        <w:pStyle w:val="Paragraphedeliste"/>
        <w:numPr>
          <w:ilvl w:val="0"/>
          <w:numId w:val="28"/>
        </w:numPr>
      </w:pPr>
      <w:r>
        <w:t>GNU/Linux Linux Mint 64 bits</w:t>
      </w:r>
    </w:p>
    <w:p w14:paraId="69A692A9" w14:textId="0EBEA2BE" w:rsidR="00D32ED8" w:rsidRDefault="29906FA7" w:rsidP="00F2259B">
      <w:pPr>
        <w:pStyle w:val="Paragraphedeliste"/>
        <w:numPr>
          <w:ilvl w:val="0"/>
          <w:numId w:val="28"/>
        </w:numPr>
      </w:pPr>
      <w:r>
        <w:t>IntelliJ IDEA Ultimate 64 bits</w:t>
      </w:r>
    </w:p>
    <w:p w14:paraId="43543E6D" w14:textId="0EBEA2BE" w:rsidR="001A082C" w:rsidRDefault="29906FA7" w:rsidP="00F2259B">
      <w:pPr>
        <w:pStyle w:val="Paragraphedeliste"/>
        <w:numPr>
          <w:ilvl w:val="0"/>
          <w:numId w:val="28"/>
        </w:numPr>
      </w:pPr>
      <w:r>
        <w:t>Java SE Development Kit 8</w:t>
      </w:r>
    </w:p>
    <w:p w14:paraId="17E00CF9" w14:textId="34184C2B" w:rsidR="005A7C88" w:rsidRPr="005A7C88" w:rsidRDefault="29906FA7" w:rsidP="005A7C88">
      <w:pPr>
        <w:pStyle w:val="Paragraphedeliste"/>
        <w:numPr>
          <w:ilvl w:val="0"/>
          <w:numId w:val="28"/>
        </w:numPr>
      </w:pPr>
      <w:r>
        <w:t>Java SE Runtime Environment 8</w:t>
      </w:r>
    </w:p>
    <w:p w14:paraId="71E86F5D" w14:textId="40D95597" w:rsidR="42E00411" w:rsidRDefault="00512949">
      <w:pPr>
        <w:pStyle w:val="Paragraphedeliste"/>
        <w:numPr>
          <w:ilvl w:val="0"/>
          <w:numId w:val="28"/>
        </w:numPr>
      </w:pPr>
      <w:r>
        <w:t>Eclipse N</w:t>
      </w:r>
      <w:r w:rsidR="29906FA7">
        <w:t>eon 2 64 bits</w:t>
      </w:r>
    </w:p>
    <w:p w14:paraId="5B6D655E" w14:textId="09482882" w:rsidR="62457670" w:rsidRDefault="037775C9">
      <w:pPr>
        <w:pStyle w:val="Paragraphedeliste"/>
        <w:numPr>
          <w:ilvl w:val="0"/>
          <w:numId w:val="28"/>
        </w:numPr>
      </w:pPr>
      <w:r>
        <w:t>Windows Builder 4.6</w:t>
      </w:r>
    </w:p>
    <w:p w14:paraId="2C451B7F" w14:textId="0EBEA2BE" w:rsidR="00D32ED8" w:rsidRDefault="037775C9" w:rsidP="00F2259B">
      <w:pPr>
        <w:pStyle w:val="Paragraphedeliste"/>
        <w:numPr>
          <w:ilvl w:val="0"/>
          <w:numId w:val="28"/>
        </w:numPr>
      </w:pPr>
      <w:r>
        <w:t>Microsoft Office Professional Plus 2016 64 bits</w:t>
      </w:r>
    </w:p>
    <w:p w14:paraId="27D6A899" w14:textId="0EBEA2BE" w:rsidR="00D32ED8" w:rsidRDefault="29906FA7" w:rsidP="00F2259B">
      <w:pPr>
        <w:pStyle w:val="Paragraphedeliste"/>
        <w:numPr>
          <w:ilvl w:val="0"/>
          <w:numId w:val="28"/>
        </w:numPr>
      </w:pPr>
      <w:r>
        <w:t>MySQL Workbench 6.3</w:t>
      </w:r>
    </w:p>
    <w:p w14:paraId="244198C3" w14:textId="0EBEA2BE" w:rsidR="00D32ED8" w:rsidRDefault="29906FA7" w:rsidP="00F2259B">
      <w:pPr>
        <w:pStyle w:val="Paragraphedeliste"/>
        <w:numPr>
          <w:ilvl w:val="0"/>
          <w:numId w:val="28"/>
        </w:numPr>
      </w:pPr>
      <w:r>
        <w:t>Inkscape 0.48.5 64 bits</w:t>
      </w:r>
    </w:p>
    <w:p w14:paraId="5E029E62" w14:textId="0EBEA2BE" w:rsidR="00D32ED8" w:rsidRDefault="29906FA7" w:rsidP="00F2259B">
      <w:pPr>
        <w:pStyle w:val="Paragraphedeliste"/>
        <w:numPr>
          <w:ilvl w:val="0"/>
          <w:numId w:val="28"/>
        </w:numPr>
      </w:pPr>
      <w:r>
        <w:t>StarUML 2.8.0</w:t>
      </w:r>
    </w:p>
    <w:p w14:paraId="70A0A255" w14:textId="0D7C90CD" w:rsidR="00D6711F" w:rsidRDefault="00D6711F">
      <w:pPr>
        <w:spacing w:line="259" w:lineRule="auto"/>
        <w:jc w:val="left"/>
      </w:pPr>
    </w:p>
    <w:p w14:paraId="38BDD371" w14:textId="77777777" w:rsidR="000E2B59" w:rsidRDefault="000E2B59">
      <w:pPr>
        <w:spacing w:line="259" w:lineRule="auto"/>
        <w:jc w:val="left"/>
      </w:pPr>
      <w:r>
        <w:br w:type="page"/>
      </w:r>
    </w:p>
    <w:p w14:paraId="04649AE8" w14:textId="77777777" w:rsidR="00BF3D71" w:rsidRPr="00BF3D71" w:rsidRDefault="00F77C18" w:rsidP="00BF3D71">
      <w:pPr>
        <w:pStyle w:val="Titre2"/>
      </w:pPr>
      <w:bookmarkStart w:id="89" w:name="_Toc483319133"/>
      <w:bookmarkStart w:id="90" w:name="_Toc483320169"/>
      <w:bookmarkStart w:id="91" w:name="_Toc483666975"/>
      <w:bookmarkStart w:id="92" w:name="_Toc483746182"/>
      <w:bookmarkStart w:id="93" w:name="_Toc483751215"/>
      <w:bookmarkStart w:id="94" w:name="_Toc483770476"/>
      <w:bookmarkStart w:id="95" w:name="_Toc483772534"/>
      <w:bookmarkStart w:id="96" w:name="_Toc483780488"/>
      <w:bookmarkStart w:id="97" w:name="_Toc483824090"/>
      <w:r>
        <w:lastRenderedPageBreak/>
        <w:t>Fonctionnalités principales</w:t>
      </w:r>
      <w:bookmarkEnd w:id="89"/>
      <w:bookmarkEnd w:id="90"/>
      <w:bookmarkEnd w:id="91"/>
      <w:bookmarkEnd w:id="92"/>
      <w:bookmarkEnd w:id="93"/>
      <w:bookmarkEnd w:id="94"/>
      <w:bookmarkEnd w:id="95"/>
      <w:bookmarkEnd w:id="96"/>
      <w:bookmarkEnd w:id="97"/>
      <w:r w:rsidR="00233278" w:rsidRPr="00233278">
        <w:t xml:space="preserve"> </w:t>
      </w:r>
    </w:p>
    <w:p w14:paraId="229761AB" w14:textId="79A12D48" w:rsidR="009B5297" w:rsidRDefault="00233278" w:rsidP="009B5297">
      <w:pPr>
        <w:pStyle w:val="Titre3"/>
      </w:pPr>
      <w:bookmarkStart w:id="98" w:name="_Toc483319134"/>
      <w:bookmarkStart w:id="99" w:name="_Toc483320170"/>
      <w:bookmarkStart w:id="100" w:name="_Toc483666976"/>
      <w:bookmarkStart w:id="101" w:name="_Toc483746183"/>
      <w:bookmarkStart w:id="102" w:name="_Toc483751216"/>
      <w:bookmarkStart w:id="103" w:name="_Toc483770477"/>
      <w:bookmarkStart w:id="104" w:name="_Toc483772535"/>
      <w:bookmarkStart w:id="105" w:name="_Toc483780489"/>
      <w:bookmarkStart w:id="106" w:name="_Toc483824091"/>
      <w:commentRangeStart w:id="107"/>
      <w:r>
        <w:t>Cas d’utilisations</w:t>
      </w:r>
      <w:bookmarkEnd w:id="98"/>
      <w:bookmarkEnd w:id="99"/>
      <w:bookmarkEnd w:id="100"/>
      <w:bookmarkEnd w:id="101"/>
      <w:bookmarkEnd w:id="102"/>
      <w:commentRangeEnd w:id="107"/>
      <w:r w:rsidR="00C01E0B">
        <w:rPr>
          <w:rStyle w:val="Marquedecommentaire"/>
          <w:rFonts w:asciiTheme="minorHAnsi" w:eastAsiaTheme="minorHAnsi" w:hAnsiTheme="minorHAnsi" w:cstheme="minorBidi"/>
          <w:color w:val="auto"/>
        </w:rPr>
        <w:commentReference w:id="107"/>
      </w:r>
      <w:bookmarkEnd w:id="103"/>
      <w:bookmarkEnd w:id="104"/>
      <w:bookmarkEnd w:id="105"/>
      <w:bookmarkEnd w:id="106"/>
    </w:p>
    <w:p w14:paraId="6381ED23" w14:textId="79A12D48" w:rsidR="004266B5" w:rsidRDefault="004266B5" w:rsidP="004266B5"/>
    <w:p w14:paraId="3C877E24" w14:textId="543AD70A" w:rsidR="00152496" w:rsidRPr="00152496" w:rsidRDefault="00892B07" w:rsidP="004070AE">
      <w:pPr>
        <w:jc w:val="center"/>
      </w:pPr>
      <w:r>
        <w:rPr>
          <w:noProof/>
          <w:lang w:eastAsia="fr-FR"/>
        </w:rPr>
        <w:drawing>
          <wp:inline distT="0" distB="0" distL="0" distR="0" wp14:anchorId="7AA51135" wp14:editId="2DE29A72">
            <wp:extent cx="5557887" cy="3960000"/>
            <wp:effectExtent l="0" t="0" r="5080" b="0"/>
            <wp:docPr id="1334077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r="4000" b="3436"/>
                    <a:stretch/>
                  </pic:blipFill>
                  <pic:spPr bwMode="auto">
                    <a:xfrm>
                      <a:off x="0" y="0"/>
                      <a:ext cx="5557887" cy="3960000"/>
                    </a:xfrm>
                    <a:prstGeom prst="rect">
                      <a:avLst/>
                    </a:prstGeom>
                    <a:ln>
                      <a:noFill/>
                    </a:ln>
                    <a:extLst>
                      <a:ext uri="{53640926-AAD7-44D8-BBD7-CCE9431645EC}">
                        <a14:shadowObscured xmlns:a14="http://schemas.microsoft.com/office/drawing/2010/main"/>
                      </a:ext>
                    </a:extLst>
                  </pic:spPr>
                </pic:pic>
              </a:graphicData>
            </a:graphic>
          </wp:inline>
        </w:drawing>
      </w:r>
    </w:p>
    <w:p w14:paraId="784F1617" w14:textId="0D088D56" w:rsidR="008D64DC" w:rsidRPr="00183E21" w:rsidRDefault="005003BB" w:rsidP="037775C9">
      <w:pPr>
        <w:pStyle w:val="Lgende"/>
        <w:jc w:val="center"/>
        <w:rPr>
          <w:i w:val="0"/>
          <w:iCs w:val="0"/>
        </w:rPr>
      </w:pPr>
      <w:r>
        <w:t xml:space="preserve">Figure </w:t>
      </w:r>
      <w:r w:rsidRPr="037775C9">
        <w:fldChar w:fldCharType="begin"/>
      </w:r>
      <w:r w:rsidRPr="00183E21">
        <w:rPr>
          <w:i w:val="0"/>
        </w:rPr>
        <w:instrText xml:space="preserve"> SEQ Figure \* ARABIC </w:instrText>
      </w:r>
      <w:r w:rsidRPr="037775C9">
        <w:rPr>
          <w:i w:val="0"/>
        </w:rPr>
        <w:fldChar w:fldCharType="separate"/>
      </w:r>
      <w:r w:rsidR="00E66AE4">
        <w:rPr>
          <w:i w:val="0"/>
          <w:noProof/>
        </w:rPr>
        <w:t>1</w:t>
      </w:r>
      <w:r w:rsidRPr="037775C9">
        <w:fldChar w:fldCharType="end"/>
      </w:r>
      <w:r w:rsidRPr="037775C9">
        <w:rPr>
          <w:i w:val="0"/>
          <w:iCs w:val="0"/>
        </w:rPr>
        <w:t xml:space="preserve"> : Diagramme des cas </w:t>
      </w:r>
      <w:r w:rsidRPr="008512A4">
        <w:t>d’utilisations</w:t>
      </w:r>
    </w:p>
    <w:p w14:paraId="157BC9E5" w14:textId="403920D6" w:rsidR="002432B8" w:rsidRPr="002432B8" w:rsidRDefault="002432B8" w:rsidP="002432B8"/>
    <w:p w14:paraId="07B9A906" w14:textId="77777777" w:rsidR="006D1F5D" w:rsidRDefault="037775C9" w:rsidP="0013120B">
      <w:r>
        <w:t xml:space="preserve">L’administrateur est la personne qui utilisera l’applicatif. Cette personne a la possibilité d’effectuer plusieurs actions. </w:t>
      </w:r>
    </w:p>
    <w:p w14:paraId="19753085" w14:textId="590A5D53" w:rsidR="006D1F5D" w:rsidRDefault="037775C9" w:rsidP="0013120B">
      <w:r>
        <w:t xml:space="preserve">Elle peut tout d’abord valider des requêtes qui figurent dans une base de données. L’administrateur peut rajouter des évènements dans la base de données et modifier ceux qui y figurent. Chaque évènement a une date de début et de fin, ce qui peut servir d’affichage. Une fois les requêtes validées, il est possible de les consulter sur la carte interactive. </w:t>
      </w:r>
    </w:p>
    <w:p w14:paraId="6586BE52" w14:textId="4FFA4624" w:rsidR="007E2E2D" w:rsidRDefault="037775C9" w:rsidP="00395E8B">
      <w:r>
        <w:t>Finalement, l'administrateur peut générer des documents PDF qui contiennent les informations selon les rubri</w:t>
      </w:r>
      <w:r w:rsidR="00B44354">
        <w:t>ques d'évènements sélectionnés.</w:t>
      </w:r>
    </w:p>
    <w:p w14:paraId="3016A7F7" w14:textId="67B53457" w:rsidR="009F61BE" w:rsidRDefault="037775C9" w:rsidP="0013120B">
      <w:r>
        <w:t>Dans notre cas, le client ne peut pas envoyer de requête, la base de données contient un certain nombre d’évènements en attente de validation pour simuler ce cas d'utilisation.</w:t>
      </w:r>
    </w:p>
    <w:p w14:paraId="74B04B2F" w14:textId="6A4CE603" w:rsidR="00DB089F" w:rsidRDefault="00DB089F" w:rsidP="0013120B">
      <w:bookmarkStart w:id="108" w:name="_Toc483319135"/>
      <w:bookmarkStart w:id="109" w:name="_Toc483320171"/>
      <w:bookmarkStart w:id="110" w:name="_Toc483666977"/>
      <w:bookmarkStart w:id="111" w:name="_Toc483746184"/>
      <w:bookmarkStart w:id="112" w:name="_Toc483751217"/>
      <w:bookmarkStart w:id="113" w:name="_Toc483770478"/>
      <w:bookmarkStart w:id="114" w:name="_Toc483772536"/>
    </w:p>
    <w:p w14:paraId="222241B4" w14:textId="77777777" w:rsidR="00DB089F" w:rsidRDefault="00DB089F">
      <w:pPr>
        <w:spacing w:line="259" w:lineRule="auto"/>
        <w:jc w:val="left"/>
      </w:pPr>
      <w:r>
        <w:br w:type="page"/>
      </w:r>
    </w:p>
    <w:p w14:paraId="02DB97B6" w14:textId="1649063C" w:rsidR="00E67732" w:rsidRDefault="00537138" w:rsidP="00E67732">
      <w:pPr>
        <w:pStyle w:val="Titre3"/>
      </w:pPr>
      <w:bookmarkStart w:id="115" w:name="_Toc483780490"/>
      <w:bookmarkStart w:id="116" w:name="_Toc483824092"/>
      <w:r w:rsidRPr="488B51D5">
        <w:rPr>
          <w:rFonts w:eastAsia="Arial"/>
        </w:rPr>
        <w:lastRenderedPageBreak/>
        <w:t xml:space="preserve">Gestion </w:t>
      </w:r>
      <w:r w:rsidR="005360D1">
        <w:rPr>
          <w:rFonts w:eastAsia="Arial"/>
        </w:rPr>
        <w:t>des requêtes effectuées à</w:t>
      </w:r>
      <w:r w:rsidR="002B63D9">
        <w:rPr>
          <w:rFonts w:eastAsia="Arial"/>
        </w:rPr>
        <w:t xml:space="preserve"> la</w:t>
      </w:r>
      <w:r w:rsidR="3D71F56E" w:rsidRPr="488B51D5">
        <w:rPr>
          <w:rFonts w:eastAsia="Arial"/>
        </w:rPr>
        <w:t xml:space="preserve"> base de données</w:t>
      </w:r>
      <w:bookmarkEnd w:id="108"/>
      <w:bookmarkEnd w:id="109"/>
      <w:bookmarkEnd w:id="110"/>
      <w:bookmarkEnd w:id="111"/>
      <w:bookmarkEnd w:id="112"/>
      <w:bookmarkEnd w:id="113"/>
      <w:bookmarkEnd w:id="114"/>
      <w:bookmarkEnd w:id="115"/>
      <w:bookmarkEnd w:id="116"/>
    </w:p>
    <w:p w14:paraId="16BD08DE" w14:textId="298B0E99" w:rsidR="00040214" w:rsidRPr="00040214" w:rsidRDefault="00395E8B" w:rsidP="00040214">
      <w:bookmarkStart w:id="117" w:name="_Toc483319136"/>
      <w:bookmarkStart w:id="118" w:name="_Toc483320172"/>
      <w:bookmarkStart w:id="119" w:name="_Toc483666978"/>
      <w:bookmarkStart w:id="120" w:name="_Toc483746185"/>
      <w:bookmarkStart w:id="121" w:name="_Toc483751218"/>
      <w:bookmarkStart w:id="122" w:name="_Toc483770479"/>
      <w:bookmarkStart w:id="123" w:name="_Toc483772537"/>
      <w:r>
        <w:t xml:space="preserve">Différents types de requêtes </w:t>
      </w:r>
      <w:r w:rsidR="00084F11">
        <w:t xml:space="preserve">sont exécutées par la base de données. </w:t>
      </w:r>
      <w:r w:rsidR="009F4A9E">
        <w:t>L’ajout, la modification et la suppression d’évènement</w:t>
      </w:r>
      <w:r w:rsidR="000A7DED">
        <w:t>s</w:t>
      </w:r>
      <w:r w:rsidR="00266ABC">
        <w:t xml:space="preserve"> </w:t>
      </w:r>
      <w:r w:rsidR="003272E2">
        <w:t>sont des requêtes produites</w:t>
      </w:r>
      <w:r w:rsidR="00266ABC">
        <w:t xml:space="preserve"> par l’administrateur</w:t>
      </w:r>
      <w:r w:rsidR="003272E2">
        <w:t>.</w:t>
      </w:r>
      <w:r w:rsidR="00266ABC">
        <w:t xml:space="preserve"> </w:t>
      </w:r>
      <w:r w:rsidR="0077540A">
        <w:t>Il e</w:t>
      </w:r>
      <w:r w:rsidR="00C03222">
        <w:t>st le garant d</w:t>
      </w:r>
      <w:r w:rsidR="00517847">
        <w:t xml:space="preserve">u </w:t>
      </w:r>
      <w:r w:rsidR="00D3308A">
        <w:t xml:space="preserve">bon </w:t>
      </w:r>
      <w:r w:rsidR="00517847">
        <w:t>fonctionnement de la base de données</w:t>
      </w:r>
      <w:r w:rsidR="00BA4856">
        <w:t xml:space="preserve"> et le </w:t>
      </w:r>
      <w:r w:rsidR="00F53EC7">
        <w:t>gérant des requ</w:t>
      </w:r>
      <w:r w:rsidR="009A2DC6">
        <w:t xml:space="preserve">êtes </w:t>
      </w:r>
      <w:r w:rsidR="00F53EC7">
        <w:t>en attente</w:t>
      </w:r>
      <w:r w:rsidR="009A2DC6">
        <w:t xml:space="preserve"> des citoyens</w:t>
      </w:r>
      <w:r w:rsidR="00F53EC7">
        <w:t>.</w:t>
      </w:r>
    </w:p>
    <w:p w14:paraId="2E408948" w14:textId="65B69767" w:rsidR="00D3308A" w:rsidRDefault="00D3308A" w:rsidP="00EA1D04">
      <w:bookmarkStart w:id="124" w:name="_Toc483780491"/>
      <w:r>
        <w:t xml:space="preserve">Lorsqu’un citoyen </w:t>
      </w:r>
      <w:r w:rsidR="00172A2B">
        <w:t>fait</w:t>
      </w:r>
      <w:r w:rsidR="00623F73">
        <w:t xml:space="preserve"> une </w:t>
      </w:r>
      <w:r w:rsidR="000A2534">
        <w:t>proposition d’évènement</w:t>
      </w:r>
      <w:r w:rsidR="00623F73">
        <w:t xml:space="preserve">, </w:t>
      </w:r>
      <w:r w:rsidR="00172A2B">
        <w:t xml:space="preserve">l’administrateur </w:t>
      </w:r>
      <w:r w:rsidR="00F12538">
        <w:t>peut choisir de</w:t>
      </w:r>
      <w:r w:rsidR="00172A2B">
        <w:t xml:space="preserve"> </w:t>
      </w:r>
      <w:r w:rsidR="001A2922">
        <w:t xml:space="preserve">la </w:t>
      </w:r>
      <w:r w:rsidR="00172A2B">
        <w:t xml:space="preserve">valider ou </w:t>
      </w:r>
      <w:r w:rsidR="00F12538">
        <w:t xml:space="preserve">de </w:t>
      </w:r>
      <w:r w:rsidR="001A2922">
        <w:t xml:space="preserve">la </w:t>
      </w:r>
      <w:r w:rsidR="00172A2B">
        <w:t>refuser</w:t>
      </w:r>
      <w:r w:rsidR="00F12538">
        <w:t>.</w:t>
      </w:r>
      <w:r w:rsidR="001A2922">
        <w:t xml:space="preserve"> </w:t>
      </w:r>
      <w:r w:rsidR="009B6206">
        <w:t>Une fois valider, l’évènement sera visible sur la</w:t>
      </w:r>
      <w:r w:rsidR="000A7DED">
        <w:t xml:space="preserve"> </w:t>
      </w:r>
      <w:r w:rsidR="009B6206">
        <w:t>carte interactive suivant ces dates de début et de fin.</w:t>
      </w:r>
      <w:r w:rsidR="000A7DED">
        <w:t xml:space="preserve"> Si toutefois, l’évènement est refusé, </w:t>
      </w:r>
      <w:r w:rsidR="005770F6">
        <w:t>la base de données lui affecte un statut précis</w:t>
      </w:r>
      <w:r w:rsidR="0090794A">
        <w:t>. Il ne sera</w:t>
      </w:r>
      <w:r w:rsidR="00263759">
        <w:t xml:space="preserve"> plus visible</w:t>
      </w:r>
      <w:r w:rsidR="000C1468">
        <w:t xml:space="preserve"> </w:t>
      </w:r>
      <w:r w:rsidR="00263759">
        <w:t>au sein de l’application.</w:t>
      </w:r>
    </w:p>
    <w:p w14:paraId="194FF053" w14:textId="77777777" w:rsidR="00410689" w:rsidRPr="00EA1D04" w:rsidRDefault="00410689" w:rsidP="00EA1D04"/>
    <w:p w14:paraId="4DC56F9D" w14:textId="1892D44C" w:rsidR="3D71F56E" w:rsidRDefault="00C818BF" w:rsidP="00D64A0C">
      <w:pPr>
        <w:pStyle w:val="Titre3"/>
      </w:pPr>
      <w:bookmarkStart w:id="125" w:name="_Toc483824093"/>
      <w:commentRangeStart w:id="126"/>
      <w:r w:rsidRPr="488B51D5">
        <w:rPr>
          <w:rFonts w:eastAsia="Arial"/>
        </w:rPr>
        <w:t>Gestion d'un agenda</w:t>
      </w:r>
      <w:bookmarkEnd w:id="117"/>
      <w:bookmarkEnd w:id="118"/>
      <w:bookmarkEnd w:id="119"/>
      <w:bookmarkEnd w:id="120"/>
      <w:bookmarkEnd w:id="121"/>
      <w:bookmarkEnd w:id="122"/>
      <w:bookmarkEnd w:id="123"/>
      <w:bookmarkEnd w:id="124"/>
      <w:commentRangeEnd w:id="126"/>
      <w:r w:rsidR="00E936AA">
        <w:rPr>
          <w:rStyle w:val="Marquedecommentaire"/>
          <w:rFonts w:asciiTheme="minorHAnsi" w:eastAsiaTheme="minorHAnsi" w:hAnsiTheme="minorHAnsi" w:cstheme="minorBidi"/>
          <w:color w:val="auto"/>
        </w:rPr>
        <w:commentReference w:id="126"/>
      </w:r>
      <w:bookmarkEnd w:id="125"/>
    </w:p>
    <w:p w14:paraId="66595C57" w14:textId="4716E36C" w:rsidR="3D71F56E" w:rsidRDefault="037775C9" w:rsidP="009D4E6B">
      <w:r>
        <w:t>Chaque</w:t>
      </w:r>
      <w:r w:rsidR="00B44354">
        <w:t xml:space="preserve"> requête a une date </w:t>
      </w:r>
      <w:r>
        <w:t xml:space="preserve">de </w:t>
      </w:r>
      <w:commentRangeStart w:id="127"/>
      <w:r>
        <w:t xml:space="preserve">début </w:t>
      </w:r>
      <w:commentRangeEnd w:id="127"/>
      <w:r w:rsidR="648A051D">
        <w:commentReference w:id="127"/>
      </w:r>
      <w:r>
        <w:t>et</w:t>
      </w:r>
      <w:r w:rsidR="00B44354">
        <w:t xml:space="preserve"> </w:t>
      </w:r>
      <w:r>
        <w:t>une date de fin. L’organisation de la carte interactive selon des rubriques et de la date (granularité au jour principalement).</w:t>
      </w:r>
    </w:p>
    <w:p w14:paraId="687308AF" w14:textId="4FB5353B" w:rsidR="00D6711F" w:rsidRDefault="00D6711F">
      <w:pPr>
        <w:spacing w:line="259" w:lineRule="auto"/>
        <w:jc w:val="left"/>
      </w:pPr>
    </w:p>
    <w:p w14:paraId="18843C8B" w14:textId="557B47D4" w:rsidR="3D71F56E" w:rsidRDefault="3D71F56E" w:rsidP="00D64A0C">
      <w:pPr>
        <w:pStyle w:val="Titre3"/>
      </w:pPr>
      <w:bookmarkStart w:id="128" w:name="_Toc483319137"/>
      <w:bookmarkStart w:id="129" w:name="_Toc483320173"/>
      <w:bookmarkStart w:id="130" w:name="_Toc483666979"/>
      <w:bookmarkStart w:id="131" w:name="_Toc483746186"/>
      <w:bookmarkStart w:id="132" w:name="_Toc483751219"/>
      <w:bookmarkStart w:id="133" w:name="_Toc483770480"/>
      <w:bookmarkStart w:id="134" w:name="_Toc483772538"/>
      <w:bookmarkStart w:id="135" w:name="_Toc483780492"/>
      <w:bookmarkStart w:id="136" w:name="_Toc483824094"/>
      <w:r w:rsidRPr="488B51D5">
        <w:rPr>
          <w:rFonts w:eastAsia="Arial"/>
        </w:rPr>
        <w:t>Gestion des requê</w:t>
      </w:r>
      <w:r w:rsidR="005E4D65" w:rsidRPr="488B51D5">
        <w:rPr>
          <w:rFonts w:eastAsia="Arial"/>
        </w:rPr>
        <w:t>tes faites par les utilisateurs</w:t>
      </w:r>
      <w:bookmarkEnd w:id="128"/>
      <w:bookmarkEnd w:id="129"/>
      <w:bookmarkEnd w:id="130"/>
      <w:bookmarkEnd w:id="131"/>
      <w:bookmarkEnd w:id="132"/>
      <w:bookmarkEnd w:id="133"/>
      <w:bookmarkEnd w:id="134"/>
      <w:bookmarkEnd w:id="135"/>
      <w:bookmarkEnd w:id="136"/>
    </w:p>
    <w:p w14:paraId="12425441" w14:textId="3C23C36D" w:rsidR="3D71F56E" w:rsidRDefault="037775C9" w:rsidP="5C6C5AAC">
      <w:r>
        <w:t>Les utilisateurs de l'application peuvent effectuer plusieurs types de requêtes, classées selon les rubriques suivantes :</w:t>
      </w:r>
    </w:p>
    <w:p w14:paraId="6B50A3B0" w14:textId="0EBEA2BE" w:rsidR="3D71F56E" w:rsidRDefault="037775C9" w:rsidP="00F2259B">
      <w:pPr>
        <w:pStyle w:val="Paragraphedeliste"/>
        <w:numPr>
          <w:ilvl w:val="0"/>
          <w:numId w:val="21"/>
        </w:numPr>
      </w:pPr>
      <w:r>
        <w:t>Accidents</w:t>
      </w:r>
    </w:p>
    <w:p w14:paraId="3A223538" w14:textId="0EBEA2BE" w:rsidR="3D71F56E" w:rsidRDefault="037775C9" w:rsidP="00F2259B">
      <w:pPr>
        <w:pStyle w:val="Paragraphedeliste"/>
        <w:numPr>
          <w:ilvl w:val="0"/>
          <w:numId w:val="21"/>
        </w:numPr>
      </w:pPr>
      <w:r>
        <w:t>Travaux</w:t>
      </w:r>
    </w:p>
    <w:p w14:paraId="4B357D91" w14:textId="0EBEA2BE" w:rsidR="3D71F56E" w:rsidRDefault="037775C9" w:rsidP="00F2259B">
      <w:pPr>
        <w:pStyle w:val="Paragraphedeliste"/>
        <w:numPr>
          <w:ilvl w:val="0"/>
          <w:numId w:val="21"/>
        </w:numPr>
      </w:pPr>
      <w:r>
        <w:t>Constructions</w:t>
      </w:r>
    </w:p>
    <w:p w14:paraId="56884493" w14:textId="0EBEA2BE" w:rsidR="3D71F56E" w:rsidRDefault="037775C9" w:rsidP="00F2259B">
      <w:pPr>
        <w:pStyle w:val="Paragraphedeliste"/>
        <w:numPr>
          <w:ilvl w:val="0"/>
          <w:numId w:val="21"/>
        </w:numPr>
      </w:pPr>
      <w:r>
        <w:t>Rénovations</w:t>
      </w:r>
    </w:p>
    <w:p w14:paraId="4DCB1A42" w14:textId="0EBEA2BE" w:rsidR="3D71F56E" w:rsidRDefault="037775C9" w:rsidP="00F2259B">
      <w:pPr>
        <w:pStyle w:val="Paragraphedeliste"/>
        <w:numPr>
          <w:ilvl w:val="0"/>
          <w:numId w:val="21"/>
        </w:numPr>
      </w:pPr>
      <w:r>
        <w:t>Manifestations</w:t>
      </w:r>
    </w:p>
    <w:p w14:paraId="395105DA" w14:textId="79CD204A" w:rsidR="3D71F56E" w:rsidRPr="00E17378" w:rsidRDefault="037775C9" w:rsidP="00F2259B">
      <w:pPr>
        <w:pStyle w:val="Paragraphedeliste"/>
        <w:numPr>
          <w:ilvl w:val="0"/>
          <w:numId w:val="21"/>
        </w:numPr>
      </w:pPr>
      <w:r>
        <w:t>Doléances</w:t>
      </w:r>
    </w:p>
    <w:p w14:paraId="6CEDCDD6" w14:textId="7BD7F38D" w:rsidR="00E17378" w:rsidRDefault="00E17378" w:rsidP="00E17378"/>
    <w:p w14:paraId="2FC34409" w14:textId="0756D916" w:rsidR="3D71F56E" w:rsidRDefault="005E4D65" w:rsidP="003F34BA">
      <w:pPr>
        <w:pStyle w:val="Titre3"/>
      </w:pPr>
      <w:bookmarkStart w:id="137" w:name="_Toc483319138"/>
      <w:bookmarkStart w:id="138" w:name="_Toc483320174"/>
      <w:bookmarkStart w:id="139" w:name="_Toc483666980"/>
      <w:bookmarkStart w:id="140" w:name="_Toc483746187"/>
      <w:bookmarkStart w:id="141" w:name="_Toc483751220"/>
      <w:bookmarkStart w:id="142" w:name="_Toc483770481"/>
      <w:bookmarkStart w:id="143" w:name="_Toc483772539"/>
      <w:bookmarkStart w:id="144" w:name="_Toc483780493"/>
      <w:bookmarkStart w:id="145" w:name="_Toc483824095"/>
      <w:r w:rsidRPr="488B51D5">
        <w:rPr>
          <w:rFonts w:eastAsia="Arial"/>
        </w:rPr>
        <w:t>Filtrage des requêtes</w:t>
      </w:r>
      <w:bookmarkEnd w:id="137"/>
      <w:bookmarkEnd w:id="138"/>
      <w:bookmarkEnd w:id="139"/>
      <w:bookmarkEnd w:id="140"/>
      <w:bookmarkEnd w:id="141"/>
      <w:bookmarkEnd w:id="142"/>
      <w:bookmarkEnd w:id="143"/>
      <w:bookmarkEnd w:id="144"/>
      <w:bookmarkEnd w:id="145"/>
    </w:p>
    <w:p w14:paraId="0D81E878" w14:textId="46263FEF" w:rsidR="3D71F56E" w:rsidRDefault="037775C9" w:rsidP="002976A0">
      <w:commentRangeStart w:id="146"/>
      <w:r>
        <w:t>L'administrateur s’occupe de filtrer les requêtes faites par les utilisateurs. Pour certains comptes privilégiés, il n'y aura pas besoin de l'intervention de l'administrateur.</w:t>
      </w:r>
    </w:p>
    <w:p w14:paraId="59556517" w14:textId="79CD204A" w:rsidR="3D71F56E" w:rsidRPr="00E17378" w:rsidRDefault="037775C9" w:rsidP="00F2259B">
      <w:pPr>
        <w:pStyle w:val="Paragraphedeliste"/>
        <w:numPr>
          <w:ilvl w:val="0"/>
          <w:numId w:val="22"/>
        </w:numPr>
      </w:pPr>
      <w:r w:rsidRPr="037775C9">
        <w:rPr>
          <w:color w:val="24292E"/>
        </w:rPr>
        <w:t>Gestion des évènements (acceptation de requêtes, refus)</w:t>
      </w:r>
      <w:commentRangeEnd w:id="146"/>
      <w:r w:rsidR="648A051D">
        <w:commentReference w:id="146"/>
      </w:r>
    </w:p>
    <w:p w14:paraId="2B437C5F" w14:textId="7BD7F38D" w:rsidR="00E17378" w:rsidRDefault="00E17378" w:rsidP="00E17378"/>
    <w:p w14:paraId="3E47A998" w14:textId="5110E194" w:rsidR="3D71F56E" w:rsidRDefault="005E4D65" w:rsidP="00E80D75">
      <w:pPr>
        <w:pStyle w:val="Titre3"/>
      </w:pPr>
      <w:bookmarkStart w:id="147" w:name="_Toc483319139"/>
      <w:bookmarkStart w:id="148" w:name="_Toc483320175"/>
      <w:bookmarkStart w:id="149" w:name="_Toc483666981"/>
      <w:bookmarkStart w:id="150" w:name="_Toc483746188"/>
      <w:bookmarkStart w:id="151" w:name="_Toc483751221"/>
      <w:bookmarkStart w:id="152" w:name="_Toc483770482"/>
      <w:bookmarkStart w:id="153" w:name="_Toc483772540"/>
      <w:bookmarkStart w:id="154" w:name="_Toc483780494"/>
      <w:bookmarkStart w:id="155" w:name="_Toc483824096"/>
      <w:r w:rsidRPr="488B51D5">
        <w:rPr>
          <w:rFonts w:eastAsia="Arial"/>
        </w:rPr>
        <w:t>Ajout d'</w:t>
      </w:r>
      <w:r w:rsidR="00471BC0">
        <w:rPr>
          <w:rFonts w:eastAsia="Arial"/>
        </w:rPr>
        <w:t>évènements</w:t>
      </w:r>
      <w:r w:rsidRPr="488B51D5">
        <w:rPr>
          <w:rFonts w:eastAsia="Arial"/>
        </w:rPr>
        <w:t xml:space="preserve"> de la ville</w:t>
      </w:r>
      <w:bookmarkEnd w:id="147"/>
      <w:bookmarkEnd w:id="148"/>
      <w:bookmarkEnd w:id="149"/>
      <w:bookmarkEnd w:id="150"/>
      <w:bookmarkEnd w:id="151"/>
      <w:bookmarkEnd w:id="152"/>
      <w:bookmarkEnd w:id="153"/>
      <w:bookmarkEnd w:id="154"/>
      <w:bookmarkEnd w:id="155"/>
    </w:p>
    <w:p w14:paraId="6762546B" w14:textId="12EF50E5" w:rsidR="3D71F56E" w:rsidRDefault="037775C9" w:rsidP="002976A0">
      <w:commentRangeStart w:id="156"/>
      <w:r>
        <w:t>Les utilisateurs peuvent émettre une localisation d'une nouvelle manifestation qui sera approuvée ou non par l’administrateur.</w:t>
      </w:r>
      <w:commentRangeEnd w:id="156"/>
      <w:r w:rsidR="648A051D">
        <w:commentReference w:id="156"/>
      </w:r>
    </w:p>
    <w:p w14:paraId="12FF58F2" w14:textId="7BD7F38D" w:rsidR="00E17378" w:rsidRDefault="00E17378"/>
    <w:p w14:paraId="6BA97F8C" w14:textId="58117BBA" w:rsidR="3D71F56E" w:rsidRDefault="3D71F56E" w:rsidP="00E80D75">
      <w:pPr>
        <w:pStyle w:val="Titre3"/>
      </w:pPr>
      <w:bookmarkStart w:id="157" w:name="_Toc483319140"/>
      <w:bookmarkStart w:id="158" w:name="_Toc483320176"/>
      <w:bookmarkStart w:id="159" w:name="_Toc483666982"/>
      <w:bookmarkStart w:id="160" w:name="_Toc483746189"/>
      <w:bookmarkStart w:id="161" w:name="_Toc483751222"/>
      <w:bookmarkStart w:id="162" w:name="_Toc483770483"/>
      <w:bookmarkStart w:id="163" w:name="_Toc483772541"/>
      <w:bookmarkStart w:id="164" w:name="_Toc483780495"/>
      <w:bookmarkStart w:id="165" w:name="_Toc483824097"/>
      <w:r w:rsidRPr="488B51D5">
        <w:rPr>
          <w:rFonts w:eastAsia="Arial"/>
        </w:rPr>
        <w:t>Impléme</w:t>
      </w:r>
      <w:r w:rsidR="005E4D65" w:rsidRPr="488B51D5">
        <w:rPr>
          <w:rFonts w:eastAsia="Arial"/>
        </w:rPr>
        <w:t>ntation d'une carte interactive</w:t>
      </w:r>
      <w:bookmarkEnd w:id="157"/>
      <w:bookmarkEnd w:id="158"/>
      <w:bookmarkEnd w:id="159"/>
      <w:bookmarkEnd w:id="160"/>
      <w:bookmarkEnd w:id="161"/>
      <w:bookmarkEnd w:id="162"/>
      <w:bookmarkEnd w:id="163"/>
      <w:bookmarkEnd w:id="164"/>
      <w:bookmarkEnd w:id="165"/>
    </w:p>
    <w:p w14:paraId="73D97987" w14:textId="41E98176" w:rsidR="3D71F56E" w:rsidRDefault="037775C9" w:rsidP="00BA2B50">
      <w:r>
        <w:t>L'application comporte une carte avec laquelle il est possible d'interagir. Cette carte référence, à l'aide de « pins », la localisation des évènements dans la ville de Lausanne. Ces évènements sont filtrés par leur date de début, leur date de fin et leur rubrique.</w:t>
      </w:r>
    </w:p>
    <w:p w14:paraId="04FED5EB" w14:textId="0578949C" w:rsidR="00E17378" w:rsidRDefault="00E17378">
      <w:pPr>
        <w:spacing w:line="259" w:lineRule="auto"/>
        <w:jc w:val="left"/>
      </w:pPr>
    </w:p>
    <w:p w14:paraId="0A7816D8" w14:textId="77777777" w:rsidR="00907198" w:rsidRPr="00907198" w:rsidRDefault="00D6711F" w:rsidP="00907198">
      <w:pPr>
        <w:spacing w:line="259" w:lineRule="auto"/>
        <w:jc w:val="left"/>
      </w:pPr>
      <w:r>
        <w:br w:type="page"/>
      </w:r>
    </w:p>
    <w:p w14:paraId="4CC6EE7E" w14:textId="13CEA7B4" w:rsidR="00F76D77" w:rsidRPr="00F76D77" w:rsidRDefault="005E4D65" w:rsidP="00B44354">
      <w:pPr>
        <w:pStyle w:val="Titre3"/>
        <w:rPr>
          <w:rFonts w:eastAsia="Arial"/>
        </w:rPr>
      </w:pPr>
      <w:bookmarkStart w:id="166" w:name="_Toc483319141"/>
      <w:bookmarkStart w:id="167" w:name="_Toc483320177"/>
      <w:bookmarkStart w:id="168" w:name="_Toc483666983"/>
      <w:bookmarkStart w:id="169" w:name="_Toc483746190"/>
      <w:bookmarkStart w:id="170" w:name="_Toc483751223"/>
      <w:bookmarkStart w:id="171" w:name="_Toc483770484"/>
      <w:bookmarkStart w:id="172" w:name="_Toc483772542"/>
      <w:bookmarkStart w:id="173" w:name="_Toc483780496"/>
      <w:bookmarkStart w:id="174" w:name="_Toc483824098"/>
      <w:r w:rsidRPr="2AD76364">
        <w:rPr>
          <w:rFonts w:eastAsia="Arial"/>
        </w:rPr>
        <w:lastRenderedPageBreak/>
        <w:t xml:space="preserve">Génération </w:t>
      </w:r>
      <w:r w:rsidR="00102E49">
        <w:rPr>
          <w:rFonts w:eastAsia="Arial"/>
        </w:rPr>
        <w:t>de</w:t>
      </w:r>
      <w:r w:rsidR="00EA43EC">
        <w:rPr>
          <w:rFonts w:eastAsia="Arial"/>
        </w:rPr>
        <w:t xml:space="preserve"> document</w:t>
      </w:r>
      <w:r w:rsidR="00102E49">
        <w:rPr>
          <w:rFonts w:eastAsia="Arial"/>
        </w:rPr>
        <w:t>s</w:t>
      </w:r>
      <w:r w:rsidRPr="2AD76364">
        <w:rPr>
          <w:rFonts w:eastAsia="Arial"/>
        </w:rPr>
        <w:t xml:space="preserve"> PDF</w:t>
      </w:r>
      <w:bookmarkEnd w:id="166"/>
      <w:bookmarkEnd w:id="167"/>
      <w:bookmarkEnd w:id="168"/>
      <w:bookmarkEnd w:id="169"/>
      <w:bookmarkEnd w:id="170"/>
      <w:bookmarkEnd w:id="171"/>
      <w:bookmarkEnd w:id="172"/>
      <w:bookmarkEnd w:id="173"/>
      <w:bookmarkEnd w:id="174"/>
    </w:p>
    <w:p w14:paraId="62297F5C" w14:textId="77777777" w:rsidR="003130AE" w:rsidRDefault="037775C9" w:rsidP="00231D74">
      <w:r>
        <w:t xml:space="preserve">La génération de </w:t>
      </w:r>
      <w:r w:rsidRPr="037775C9">
        <w:rPr>
          <w:rFonts w:eastAsia="Arial"/>
        </w:rPr>
        <w:t xml:space="preserve">documents </w:t>
      </w:r>
      <w:r>
        <w:t xml:space="preserve">PDF est réalisée selon une rubrique d’évènement choisie. </w:t>
      </w:r>
    </w:p>
    <w:p w14:paraId="5266F974" w14:textId="77777777" w:rsidR="3D71F56E" w:rsidRDefault="037775C9" w:rsidP="00231D74">
      <w:pPr>
        <w:rPr>
          <w:del w:id="175" w:author="Unknown"/>
        </w:rPr>
      </w:pPr>
      <w:r>
        <w:t>Ces documents PDF sont destinés aux départements correspondant aux rubriques. Ils permettent de garder un historique détaillé des évènements au sein de la ville. On peut imaginer qu'une fois générés, ils sont envoyés aux personnes concernées.</w:t>
      </w:r>
    </w:p>
    <w:p w14:paraId="29F12883" w14:textId="79CD204A" w:rsidR="3D71F56E" w:rsidRDefault="648A051D" w:rsidP="00F2259B">
      <w:pPr>
        <w:pStyle w:val="Paragraphedeliste"/>
        <w:numPr>
          <w:ilvl w:val="0"/>
          <w:numId w:val="23"/>
        </w:numPr>
        <w:rPr>
          <w:del w:id="176" w:author="Loan Lassalle" w:date="2017-05-29T01:04:00Z"/>
        </w:rPr>
      </w:pPr>
      <w:del w:id="177" w:author="Loan Lassalle" w:date="2017-05-29T01:04:00Z">
        <w:r>
          <w:delText>Un PDF sera organisé en deux parties</w:delText>
        </w:r>
      </w:del>
    </w:p>
    <w:p w14:paraId="53EB1DF5" w14:textId="79CD204A" w:rsidR="3D71F56E" w:rsidRDefault="648A051D" w:rsidP="00F2259B">
      <w:pPr>
        <w:pStyle w:val="Paragraphedeliste"/>
        <w:numPr>
          <w:ilvl w:val="0"/>
          <w:numId w:val="23"/>
        </w:numPr>
        <w:rPr>
          <w:del w:id="178" w:author="Loan Lassalle" w:date="2017-05-29T01:04:00Z"/>
        </w:rPr>
      </w:pPr>
      <w:del w:id="179" w:author="Loan Lassalle" w:date="2017-05-29T01:04:00Z">
        <w:r>
          <w:delText>La première partie sera commune à tous les types de rubriques et contiendra les informations principales (nom de la rubrique, nom de l'</w:delText>
        </w:r>
        <w:r w:rsidR="00471BC0">
          <w:delText>évènement</w:delText>
        </w:r>
        <w:r>
          <w:delText>, lieu, date, priorité et texte détaillant l'</w:delText>
        </w:r>
        <w:r w:rsidR="00471BC0">
          <w:delText>évènement</w:delText>
        </w:r>
        <w:r>
          <w:delText>)</w:delText>
        </w:r>
      </w:del>
    </w:p>
    <w:p w14:paraId="7188C74E" w14:textId="79CD204A" w:rsidR="3D71F56E" w:rsidRDefault="648A051D" w:rsidP="00F2259B">
      <w:pPr>
        <w:pStyle w:val="Paragraphedeliste"/>
        <w:numPr>
          <w:ilvl w:val="0"/>
          <w:numId w:val="23"/>
        </w:numPr>
        <w:rPr>
          <w:del w:id="180" w:author="Loan Lassalle" w:date="2017-05-29T01:04:00Z"/>
        </w:rPr>
      </w:pPr>
      <w:del w:id="181" w:author="Loan Lassalle" w:date="2017-05-29T01:04:00Z">
        <w:r>
          <w:delText xml:space="preserve">La deuxième partie sera présentée sous la forme de statistiques. Elles seront personnalisées selon la rubrique. Par exemple, s'il s'agit d'un </w:delText>
        </w:r>
        <w:r w:rsidR="00471BC0">
          <w:delText>évènement</w:delText>
        </w:r>
        <w:r>
          <w:delText xml:space="preserve"> relatif à des travaux, on affichera le temps moyen de la durée des chantiers. S'il s'agit en revanche de doléances, on affichera plutôt le nombre de commentaires qui ont été publiés à ce sujet, et ainsi de suite pour les autres rubriques.</w:delText>
        </w:r>
      </w:del>
    </w:p>
    <w:p w14:paraId="562602D1" w14:textId="79CD204A" w:rsidR="3D71F56E" w:rsidRDefault="648A051D" w:rsidP="00F2259B">
      <w:pPr>
        <w:pStyle w:val="Paragraphedeliste"/>
        <w:numPr>
          <w:ilvl w:val="0"/>
          <w:numId w:val="23"/>
        </w:numPr>
        <w:rPr>
          <w:del w:id="182" w:author="Loan Lassalle" w:date="2017-05-29T01:04:00Z"/>
        </w:rPr>
      </w:pPr>
      <w:del w:id="183" w:author="Loan Lassalle" w:date="2017-05-29T01:04:00Z">
        <w:r>
          <w:delText>Si plusieurs filtres ont été sélectionnés, alors une option sera de générer automatiquement plusieurs PDF.</w:delText>
        </w:r>
      </w:del>
    </w:p>
    <w:p w14:paraId="5454B52B" w14:textId="7EBB7DFF" w:rsidR="00515784" w:rsidRDefault="00515784">
      <w:pPr>
        <w:spacing w:line="259" w:lineRule="auto"/>
        <w:jc w:val="left"/>
      </w:pPr>
    </w:p>
    <w:p w14:paraId="248A971E" w14:textId="0227996E" w:rsidR="00680DB5" w:rsidRDefault="00680DB5" w:rsidP="00680DB5">
      <w:pPr>
        <w:pStyle w:val="Titre2"/>
      </w:pPr>
      <w:bookmarkStart w:id="184" w:name="_Toc483319142"/>
      <w:bookmarkStart w:id="185" w:name="_Toc483320178"/>
      <w:bookmarkStart w:id="186" w:name="_Toc483666984"/>
      <w:bookmarkStart w:id="187" w:name="_Toc483746191"/>
      <w:bookmarkStart w:id="188" w:name="_Toc483751224"/>
      <w:bookmarkStart w:id="189" w:name="_Toc483770485"/>
      <w:bookmarkStart w:id="190" w:name="_Toc483772543"/>
      <w:bookmarkStart w:id="191" w:name="_Toc483780497"/>
      <w:bookmarkStart w:id="192" w:name="_Toc483824099"/>
      <w:r>
        <w:t>Technologies utilisées</w:t>
      </w:r>
      <w:bookmarkEnd w:id="184"/>
      <w:bookmarkEnd w:id="185"/>
      <w:bookmarkEnd w:id="186"/>
      <w:bookmarkEnd w:id="187"/>
      <w:bookmarkEnd w:id="188"/>
      <w:bookmarkEnd w:id="189"/>
      <w:bookmarkEnd w:id="190"/>
      <w:bookmarkEnd w:id="191"/>
      <w:bookmarkEnd w:id="192"/>
    </w:p>
    <w:p w14:paraId="4435B4B4" w14:textId="4476DDA6" w:rsidR="000B6288" w:rsidRDefault="000B6288" w:rsidP="000B6288">
      <w:pPr>
        <w:pStyle w:val="Titre3"/>
      </w:pPr>
      <w:bookmarkStart w:id="193" w:name="_Toc483666985"/>
      <w:bookmarkStart w:id="194" w:name="_Toc483746192"/>
      <w:bookmarkStart w:id="195" w:name="_Toc483751225"/>
      <w:bookmarkStart w:id="196" w:name="_Toc483770486"/>
      <w:bookmarkStart w:id="197" w:name="_Toc483772544"/>
      <w:bookmarkStart w:id="198" w:name="_Toc483780498"/>
      <w:bookmarkStart w:id="199" w:name="_Toc483824100"/>
      <w:r>
        <w:t>Java</w:t>
      </w:r>
      <w:bookmarkEnd w:id="193"/>
      <w:bookmarkEnd w:id="194"/>
      <w:bookmarkEnd w:id="195"/>
      <w:bookmarkEnd w:id="196"/>
      <w:bookmarkEnd w:id="197"/>
      <w:bookmarkEnd w:id="198"/>
      <w:bookmarkEnd w:id="199"/>
    </w:p>
    <w:p w14:paraId="2D728FED" w14:textId="79CD204A" w:rsidR="002C677C" w:rsidRDefault="037775C9" w:rsidP="00AF1C05">
      <w:r>
        <w:t xml:space="preserve">Java est un langage de programmation informatique orienté objet, développé par Sun Microsystems. Nous avons décidé d’utiliser ce langage pour différentes raisons. </w:t>
      </w:r>
    </w:p>
    <w:p w14:paraId="0FA02318" w14:textId="79CD204A" w:rsidR="00AF1C05" w:rsidRDefault="29906FA7" w:rsidP="00AF1C05">
      <w:r>
        <w:t xml:space="preserve">La première est que nous l’avons appris récemment en cours. Ce langage était encore frais dans nos esprits et son usage a l'avantage d'imposer une manière de coder claire mais non pas laborieuse. De plus, Javadoc permet de réaliser une documentation claire et complète de codes. </w:t>
      </w:r>
    </w:p>
    <w:p w14:paraId="704208D5" w14:textId="79CD204A" w:rsidR="00A46ED9" w:rsidRDefault="037775C9" w:rsidP="00AF1C05">
      <w:r>
        <w:t>Java permet aussi d'avoir un très haut niveau d'abstraction à la machine. Sa portabilité contribue à l’exécution de programmes sur tout type de machine. Ainsi, elle offre une plus grande liberté aux utilisateurs.</w:t>
      </w:r>
    </w:p>
    <w:p w14:paraId="308CC706" w14:textId="79CD204A" w:rsidR="008C48CA" w:rsidRDefault="037775C9" w:rsidP="00EB5BD7">
      <w:r>
        <w:t>En ce qui concerne la sécurité, Java est considéré comme un langage fiable, stable, dû à l’utilisation d’une machine virtuelle Java. Un programme ne peut en aucun cas compromettre l’intégrité de cette dernière.</w:t>
      </w:r>
    </w:p>
    <w:p w14:paraId="70DCC008" w14:textId="79CD204A" w:rsidR="000B6288" w:rsidRDefault="037775C9" w:rsidP="000B6288">
      <w:r>
        <w:t>Par ailleurs, ce langage permet l’exécution « simultanée » de plusieurs tâches pour obtenir de meilleures performances. Lors de l’utilisation d’interfaces graphiques, il est indispensable d’utiliser ce mécanisme.</w:t>
      </w:r>
    </w:p>
    <w:p w14:paraId="3B5BFEDA" w14:textId="1E5BBED1" w:rsidR="00342555" w:rsidRDefault="037775C9" w:rsidP="000B6288">
      <w:r>
        <w:t>Pour terminer, les deux principales raisons de notre choix ont été, la disponibilité d’un grand nombre de librairies tierces et les améliorations constantes apportées à Java.</w:t>
      </w:r>
    </w:p>
    <w:p w14:paraId="0F45BA1F" w14:textId="77777777" w:rsidR="00D33438" w:rsidRDefault="00D33438" w:rsidP="000B6288"/>
    <w:p w14:paraId="3FAE7C51" w14:textId="77777777" w:rsidR="00D33438" w:rsidRDefault="00D33438">
      <w:pPr>
        <w:spacing w:line="259" w:lineRule="auto"/>
        <w:jc w:val="left"/>
      </w:pPr>
      <w:r>
        <w:br w:type="page"/>
      </w:r>
    </w:p>
    <w:p w14:paraId="67C63C41" w14:textId="1C9C397B" w:rsidR="6C80D6E5" w:rsidRDefault="00AB5DDA" w:rsidP="00F76D77">
      <w:pPr>
        <w:pStyle w:val="Titre3"/>
      </w:pPr>
      <w:bookmarkStart w:id="200" w:name="_Toc483319143"/>
      <w:bookmarkStart w:id="201" w:name="_Toc483320179"/>
      <w:bookmarkStart w:id="202" w:name="_Toc483666986"/>
      <w:bookmarkStart w:id="203" w:name="_Toc483746193"/>
      <w:bookmarkStart w:id="204" w:name="_Toc483751226"/>
      <w:bookmarkStart w:id="205" w:name="_Toc483770487"/>
      <w:bookmarkStart w:id="206" w:name="_Toc483772545"/>
      <w:bookmarkStart w:id="207" w:name="_Toc483780499"/>
      <w:bookmarkStart w:id="208" w:name="_Toc483824101"/>
      <w:r>
        <w:lastRenderedPageBreak/>
        <w:t xml:space="preserve">Git </w:t>
      </w:r>
      <w:r w:rsidR="00E21FAA">
        <w:t>–</w:t>
      </w:r>
      <w:r>
        <w:t xml:space="preserve"> </w:t>
      </w:r>
      <w:r w:rsidR="6C80D6E5" w:rsidRPr="6C80D6E5">
        <w:t>GitHub</w:t>
      </w:r>
      <w:bookmarkEnd w:id="200"/>
      <w:bookmarkEnd w:id="201"/>
      <w:bookmarkEnd w:id="202"/>
      <w:bookmarkEnd w:id="203"/>
      <w:bookmarkEnd w:id="204"/>
      <w:bookmarkEnd w:id="205"/>
      <w:bookmarkEnd w:id="206"/>
      <w:bookmarkEnd w:id="207"/>
      <w:bookmarkEnd w:id="208"/>
    </w:p>
    <w:p w14:paraId="23B75971" w14:textId="79CD204A" w:rsidR="00CB6ADE" w:rsidRPr="00E21FAA" w:rsidRDefault="037775C9" w:rsidP="00E21FAA">
      <w:r>
        <w:t>Pour tout projet, il est primordial d’utiliser un système de versions de fichiers pour récupérer ou archiver des documents. Ceci permet de suivre l’évolution des fichiers d’un projet, d’administrer les versions successives de plusieurs documents et de maintenir à jour une copie de ces fichiers à différents endroits ou avec les différents membres du projet.</w:t>
      </w:r>
    </w:p>
    <w:p w14:paraId="675AD6E1" w14:textId="79CD204A" w:rsidR="00E21FAA" w:rsidRDefault="037775C9" w:rsidP="00E21FAA">
      <w:r>
        <w:t>Dans ce projet, nous avons utilisé Git pour sa rapidité, sa taille extrêmement réduite, sa gestion des branches et sa décentralisation. Multiplateforme, il a permis à chacun de travailler dans son environnement préféré.</w:t>
      </w:r>
    </w:p>
    <w:p w14:paraId="376F0EA4" w14:textId="53AB8777" w:rsidR="00777C50" w:rsidRDefault="00777C50" w:rsidP="00E21FAA"/>
    <w:p w14:paraId="7678CA8D" w14:textId="37C08BA4" w:rsidR="00E321E1" w:rsidRDefault="00777C50" w:rsidP="00016BF9">
      <w:pPr>
        <w:jc w:val="center"/>
      </w:pPr>
      <w:r>
        <w:rPr>
          <w:noProof/>
          <w:lang w:eastAsia="fr-FR"/>
        </w:rPr>
        <w:drawing>
          <wp:inline distT="0" distB="0" distL="0" distR="0" wp14:anchorId="0B451E49" wp14:editId="113B66A5">
            <wp:extent cx="4392199" cy="3600000"/>
            <wp:effectExtent l="0" t="0" r="8890" b="635"/>
            <wp:docPr id="907268341" name="picture" descr="Résultat de recherche d'images pour &quot;git how 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392199" cy="3600000"/>
                    </a:xfrm>
                    <a:prstGeom prst="rect">
                      <a:avLst/>
                    </a:prstGeom>
                  </pic:spPr>
                </pic:pic>
              </a:graphicData>
            </a:graphic>
          </wp:inline>
        </w:drawing>
      </w:r>
    </w:p>
    <w:p w14:paraId="07A897C4" w14:textId="361B3E1B" w:rsidR="00152496" w:rsidRPr="00152496" w:rsidRDefault="00E321E1" w:rsidP="001640E4">
      <w:pPr>
        <w:pStyle w:val="Lgende"/>
        <w:jc w:val="center"/>
      </w:pPr>
      <w:r>
        <w:t xml:space="preserve">Figure </w:t>
      </w:r>
      <w:fldSimple w:instr=" SEQ Figure \* ARABIC ">
        <w:r w:rsidR="00E66AE4">
          <w:rPr>
            <w:noProof/>
          </w:rPr>
          <w:t>2</w:t>
        </w:r>
      </w:fldSimple>
      <w:r>
        <w:t xml:space="preserve"> : </w:t>
      </w:r>
      <w:r w:rsidRPr="00FB78BC">
        <w:t>Les différentes « zones » de Git et les commandes correspondantes</w:t>
      </w:r>
    </w:p>
    <w:p w14:paraId="3F4258C2" w14:textId="77777777" w:rsidR="001640E4" w:rsidRPr="002432B8" w:rsidRDefault="001640E4" w:rsidP="002432B8"/>
    <w:p w14:paraId="261E3631" w14:textId="2E6D7C86" w:rsidR="00BF0F03" w:rsidRDefault="037775C9" w:rsidP="00AB5DDA">
      <w:r>
        <w:t>En complément, nous avons utilisé la plateforme GitHub pour héberger et gérer le développement de logiciels. Elle nous a permis de mettre facilement et efficacement le travail de chacun en commun, d’obtenir une vue globale de l’évolution du projet et d’avoir un échange d’informations plus rapide et à intervalle régulier.</w:t>
      </w:r>
    </w:p>
    <w:p w14:paraId="206EAC93" w14:textId="00A6689B" w:rsidR="00777C50" w:rsidRDefault="00777C50" w:rsidP="00AB5DDA"/>
    <w:p w14:paraId="2661B50B" w14:textId="77777777" w:rsidR="00777C50" w:rsidRDefault="00777C50">
      <w:pPr>
        <w:spacing w:line="259" w:lineRule="auto"/>
        <w:jc w:val="left"/>
      </w:pPr>
      <w:r>
        <w:br w:type="page"/>
      </w:r>
    </w:p>
    <w:p w14:paraId="35390DBE" w14:textId="2E6D7C86" w:rsidR="00AB5DDA" w:rsidRDefault="037775C9" w:rsidP="037775C9">
      <w:pPr>
        <w:rPr>
          <w:rFonts w:ascii="Calibri" w:eastAsia="Calibri" w:hAnsi="Calibri" w:cs="Calibri"/>
        </w:rPr>
      </w:pPr>
      <w:r>
        <w:lastRenderedPageBreak/>
        <w:t xml:space="preserve">L’atout majeur de GitHub est la possibilité d’accéder à une ressource en même temps qu’une autre personne. </w:t>
      </w:r>
      <w:r w:rsidRPr="037775C9">
        <w:rPr>
          <w:rFonts w:ascii="Calibri" w:eastAsia="Calibri" w:hAnsi="Calibri" w:cs="Calibri"/>
        </w:rPr>
        <w:t>Lorsque deux personnes ou plus travaillent sur la même ressource en même temps et décident d’envoyer au serveur distant, les modifications effectuées vont lever un conflit lors de la fusion des fichiers du projet. À ce moment, il faudra décider quelles sont les parties à garder de celles qui ont été modifiées.</w:t>
      </w:r>
    </w:p>
    <w:p w14:paraId="47B62101" w14:textId="77777777" w:rsidR="00F56ABB" w:rsidRPr="00E316B4" w:rsidRDefault="00F56ABB" w:rsidP="00AB5DDA">
      <w:pPr>
        <w:rPr>
          <w:rFonts w:ascii="Calibri" w:eastAsia="Calibri" w:hAnsi="Calibri" w:cs="Calibri"/>
        </w:rPr>
      </w:pPr>
    </w:p>
    <w:p w14:paraId="7091A7EA" w14:textId="490640B4" w:rsidR="00E321E1" w:rsidRDefault="006773B2" w:rsidP="0047328D">
      <w:pPr>
        <w:jc w:val="center"/>
      </w:pPr>
      <w:r>
        <w:rPr>
          <w:noProof/>
          <w:lang w:eastAsia="fr-FR"/>
        </w:rPr>
        <w:drawing>
          <wp:inline distT="0" distB="0" distL="0" distR="0" wp14:anchorId="0FED0539" wp14:editId="2EDD75E0">
            <wp:extent cx="5671430" cy="97200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69" r="4247" b="21707"/>
                    <a:stretch/>
                  </pic:blipFill>
                  <pic:spPr bwMode="auto">
                    <a:xfrm>
                      <a:off x="0" y="0"/>
                      <a:ext cx="5671430" cy="972000"/>
                    </a:xfrm>
                    <a:prstGeom prst="rect">
                      <a:avLst/>
                    </a:prstGeom>
                    <a:ln>
                      <a:noFill/>
                    </a:ln>
                    <a:extLst>
                      <a:ext uri="{53640926-AAD7-44D8-BBD7-CCE9431645EC}">
                        <a14:shadowObscured xmlns:a14="http://schemas.microsoft.com/office/drawing/2010/main"/>
                      </a:ext>
                    </a:extLst>
                  </pic:spPr>
                </pic:pic>
              </a:graphicData>
            </a:graphic>
          </wp:inline>
        </w:drawing>
      </w:r>
    </w:p>
    <w:p w14:paraId="4FDC0A22" w14:textId="467A2B0A" w:rsidR="00152496" w:rsidRPr="00152496" w:rsidRDefault="00E321E1" w:rsidP="00100FB5">
      <w:pPr>
        <w:pStyle w:val="Lgende"/>
        <w:jc w:val="center"/>
      </w:pPr>
      <w:r>
        <w:t xml:space="preserve">Figure </w:t>
      </w:r>
      <w:fldSimple w:instr=" SEQ Figure \* ARABIC ">
        <w:r w:rsidR="00E66AE4">
          <w:rPr>
            <w:noProof/>
          </w:rPr>
          <w:t>3</w:t>
        </w:r>
      </w:fldSimple>
      <w:r>
        <w:t xml:space="preserve"> : </w:t>
      </w:r>
      <w:r w:rsidRPr="00AC71C2">
        <w:t>Les branches du projet par rapport à une date de départ</w:t>
      </w:r>
      <w:bookmarkStart w:id="209" w:name="_Toc483319144"/>
      <w:bookmarkStart w:id="210" w:name="_Toc483320180"/>
      <w:bookmarkStart w:id="211" w:name="_Toc483666987"/>
      <w:bookmarkStart w:id="212" w:name="_Toc483746194"/>
      <w:bookmarkStart w:id="213" w:name="_Toc483751227"/>
      <w:bookmarkStart w:id="214" w:name="_Toc483770488"/>
    </w:p>
    <w:p w14:paraId="0D2F4F0D" w14:textId="77777777" w:rsidR="00100FB5" w:rsidRPr="00151811" w:rsidRDefault="00100FB5" w:rsidP="00151811">
      <w:bookmarkStart w:id="215" w:name="_Toc483772546"/>
      <w:bookmarkStart w:id="216" w:name="_Toc483780500"/>
    </w:p>
    <w:p w14:paraId="73D42400" w14:textId="26AAE6FE" w:rsidR="00892B07" w:rsidRPr="00892B07" w:rsidRDefault="000B6288" w:rsidP="000B6288">
      <w:pPr>
        <w:pStyle w:val="Titre3"/>
      </w:pPr>
      <w:bookmarkStart w:id="217" w:name="_Toc483824102"/>
      <w:r>
        <w:t>Apache</w:t>
      </w:r>
      <w:r w:rsidR="00230EE3">
        <w:t xml:space="preserve"> </w:t>
      </w:r>
      <w:r w:rsidR="00680DB5">
        <w:t>Maven</w:t>
      </w:r>
      <w:bookmarkEnd w:id="209"/>
      <w:bookmarkEnd w:id="210"/>
      <w:bookmarkEnd w:id="211"/>
      <w:bookmarkEnd w:id="212"/>
      <w:bookmarkEnd w:id="213"/>
      <w:bookmarkEnd w:id="214"/>
      <w:bookmarkEnd w:id="215"/>
      <w:bookmarkEnd w:id="216"/>
      <w:bookmarkEnd w:id="217"/>
    </w:p>
    <w:p w14:paraId="46BAD842" w14:textId="2E6D7C86" w:rsidR="66B697C4" w:rsidRDefault="037775C9" w:rsidP="004D61D4">
      <w:r>
        <w:t>Nous avons utilisé Maven pour la conception architecturale de notre projet.</w:t>
      </w:r>
    </w:p>
    <w:p w14:paraId="26C7C49C" w14:textId="2E6D7C86" w:rsidR="00BB1747" w:rsidRDefault="037775C9" w:rsidP="004D61D4">
      <w:r>
        <w:t xml:space="preserve">Maven est un outil pour la gestion et l’automatisation de production Java en général et Java EE en particulier. L’objectif est de produire un logiciel à partir des sources du programme, en optimisant les tâches réalisées et en garantissant le bon ordre de fabrication. </w:t>
      </w:r>
    </w:p>
    <w:p w14:paraId="54389991" w14:textId="2E6D7C86" w:rsidR="66B697C4" w:rsidRDefault="037775C9" w:rsidP="002B48A6">
      <w:r>
        <w:t>Maven utilise un paradigme connu sous le nom de Project Object Model (POM) qui décrit un projet logiciel, ses dépendances avec des modules externes et l'ordre à suivre pour sa production. Il est livré avec un grand nombre de tâches prédéfinies, comme la compilation de code Java ou encore la modularisation. Nous y trouvons entre autres :</w:t>
      </w:r>
    </w:p>
    <w:p w14:paraId="618703F0" w14:textId="2E6D7C86" w:rsidR="00ED37E1" w:rsidRDefault="037775C9" w:rsidP="00B405D4">
      <w:pPr>
        <w:pStyle w:val="Paragraphedeliste"/>
        <w:numPr>
          <w:ilvl w:val="0"/>
          <w:numId w:val="41"/>
        </w:numPr>
      </w:pPr>
      <w:r>
        <w:t>Le nom du projet</w:t>
      </w:r>
    </w:p>
    <w:p w14:paraId="0B9850B1" w14:textId="2E6D7C86" w:rsidR="00ED37E1" w:rsidRDefault="037775C9" w:rsidP="00B405D4">
      <w:pPr>
        <w:pStyle w:val="Paragraphedeliste"/>
        <w:numPr>
          <w:ilvl w:val="0"/>
          <w:numId w:val="41"/>
        </w:numPr>
      </w:pPr>
      <w:r>
        <w:t>Le numéro de version</w:t>
      </w:r>
    </w:p>
    <w:p w14:paraId="3E33B916" w14:textId="2E6D7C86" w:rsidR="66B697C4" w:rsidRDefault="037775C9" w:rsidP="00B405D4">
      <w:pPr>
        <w:pStyle w:val="Paragraphedeliste"/>
        <w:numPr>
          <w:ilvl w:val="0"/>
          <w:numId w:val="41"/>
        </w:numPr>
      </w:pPr>
      <w:r>
        <w:t>Les dossiers contenant le code source et les fichiers de ressources</w:t>
      </w:r>
    </w:p>
    <w:p w14:paraId="3F84507B" w14:textId="1EFE0522" w:rsidR="00CD3E22" w:rsidRDefault="00CD3E22" w:rsidP="00B405D4">
      <w:pPr>
        <w:pStyle w:val="Paragraphedeliste"/>
        <w:numPr>
          <w:ilvl w:val="0"/>
          <w:numId w:val="41"/>
        </w:numPr>
      </w:pPr>
      <w:r w:rsidRPr="00B405D4">
        <w:rPr>
          <w:shd w:val="clear" w:color="auto" w:fill="FFFFFF"/>
        </w:rPr>
        <w:t>Les bibliothèques nécessaires à la compilation</w:t>
      </w:r>
    </w:p>
    <w:p w14:paraId="250AD126" w14:textId="2E6D7C86" w:rsidR="0079124B" w:rsidRDefault="037775C9" w:rsidP="00B405D4">
      <w:pPr>
        <w:pStyle w:val="Paragraphedeliste"/>
        <w:numPr>
          <w:ilvl w:val="0"/>
          <w:numId w:val="41"/>
        </w:numPr>
      </w:pPr>
      <w:r>
        <w:t>Les dépendances vers d’autres projets</w:t>
      </w:r>
    </w:p>
    <w:p w14:paraId="2A0B2FD6" w14:textId="2E6D7C86" w:rsidR="004D61D4" w:rsidRDefault="037775C9" w:rsidP="00B405D4">
      <w:pPr>
        <w:pStyle w:val="Paragraphedeliste"/>
        <w:numPr>
          <w:ilvl w:val="0"/>
          <w:numId w:val="41"/>
        </w:numPr>
      </w:pPr>
      <w:r>
        <w:t>Les noms des contributeurs</w:t>
      </w:r>
    </w:p>
    <w:p w14:paraId="7C9B46B9" w14:textId="768A4CAD" w:rsidR="66B697C4" w:rsidRDefault="29906FA7" w:rsidP="004D61D4">
      <w:r>
        <w:t>Maven 2 se concentre sur le principe de favoriser l'utilisation des conventions plutôt que de configurer son projet. Ainsi, si l'on respecte certaines conventions définies par Maven 2, il devient inutile de préciser certaines informations dans son pom.xml. Par exemple, Maven 2 préconise l'utilisation du répertoire src/main/java pour stocker les fichiers sources du projet. En respectant ceci, il devient alors inutile de spécifier à Maven 2 où se trouvent les sources Java, ce qui allège d'autant l'écriture du pom.xml.</w:t>
      </w:r>
    </w:p>
    <w:p w14:paraId="01606E12" w14:textId="2E6D7C86" w:rsidR="66B697C4" w:rsidRDefault="037775C9" w:rsidP="004D61D4">
      <w:r>
        <w:t>Avec ce simple pom.xml, il devient possible de réaliser tout le processus de construction d'un projet avec Maven 2, pour :</w:t>
      </w:r>
    </w:p>
    <w:p w14:paraId="101677A8" w14:textId="2E6D7C86" w:rsidR="66B697C4" w:rsidRDefault="037775C9" w:rsidP="00F2259B">
      <w:pPr>
        <w:pStyle w:val="Paragraphedeliste"/>
        <w:numPr>
          <w:ilvl w:val="0"/>
          <w:numId w:val="14"/>
        </w:numPr>
      </w:pPr>
      <w:r>
        <w:t>Gérer les fichiers de ressources</w:t>
      </w:r>
    </w:p>
    <w:p w14:paraId="3449DB6D" w14:textId="2E6D7C86" w:rsidR="66B697C4" w:rsidRDefault="037775C9" w:rsidP="00F2259B">
      <w:pPr>
        <w:pStyle w:val="Paragraphedeliste"/>
        <w:numPr>
          <w:ilvl w:val="0"/>
          <w:numId w:val="14"/>
        </w:numPr>
      </w:pPr>
      <w:r>
        <w:t>Compiler les sources Java</w:t>
      </w:r>
    </w:p>
    <w:p w14:paraId="4C74E360" w14:textId="5C5ACF3E" w:rsidR="66B697C4" w:rsidRDefault="037775C9" w:rsidP="00F2259B">
      <w:pPr>
        <w:pStyle w:val="Paragraphedeliste"/>
        <w:numPr>
          <w:ilvl w:val="0"/>
          <w:numId w:val="14"/>
        </w:numPr>
      </w:pPr>
      <w:r>
        <w:t>Compiler et exécuter les tests unitaires</w:t>
      </w:r>
    </w:p>
    <w:p w14:paraId="0A7A939F" w14:textId="5C5ACF3E" w:rsidR="66B697C4" w:rsidRDefault="037775C9" w:rsidP="00F2259B">
      <w:pPr>
        <w:pStyle w:val="Paragraphedeliste"/>
        <w:numPr>
          <w:ilvl w:val="0"/>
          <w:numId w:val="14"/>
        </w:numPr>
      </w:pPr>
      <w:r>
        <w:t>Créer le fichier JAR du projet</w:t>
      </w:r>
    </w:p>
    <w:p w14:paraId="15F594E9" w14:textId="5C5ACF3E" w:rsidR="66B697C4" w:rsidRDefault="037775C9" w:rsidP="00F2259B">
      <w:pPr>
        <w:pStyle w:val="Paragraphedeliste"/>
        <w:numPr>
          <w:ilvl w:val="0"/>
          <w:numId w:val="14"/>
        </w:numPr>
      </w:pPr>
      <w:r>
        <w:t>Déployer le JAR</w:t>
      </w:r>
    </w:p>
    <w:p w14:paraId="43CB94FC" w14:textId="7F959896" w:rsidR="006D10F0" w:rsidRDefault="006D10F0">
      <w:pPr>
        <w:spacing w:line="259" w:lineRule="auto"/>
        <w:jc w:val="left"/>
      </w:pPr>
      <w:r>
        <w:br w:type="page"/>
      </w:r>
    </w:p>
    <w:p w14:paraId="4ECF4800" w14:textId="6FAA026A" w:rsidR="00C16AAB" w:rsidRPr="00B23486" w:rsidRDefault="00680DB5" w:rsidP="037775C9">
      <w:pPr>
        <w:pStyle w:val="Titre3"/>
        <w:rPr>
          <w:rFonts w:eastAsia="Arial"/>
        </w:rPr>
      </w:pPr>
      <w:bookmarkStart w:id="218" w:name="_Toc483319145"/>
      <w:bookmarkStart w:id="219" w:name="_Toc483320181"/>
      <w:bookmarkStart w:id="220" w:name="_Toc483666988"/>
      <w:bookmarkStart w:id="221" w:name="_Toc483746195"/>
      <w:bookmarkStart w:id="222" w:name="_Toc483751228"/>
      <w:bookmarkStart w:id="223" w:name="_Toc483770489"/>
      <w:bookmarkStart w:id="224" w:name="_Toc483772547"/>
      <w:bookmarkStart w:id="225" w:name="_Toc483780501"/>
      <w:bookmarkStart w:id="226" w:name="_Toc483824103"/>
      <w:r w:rsidRPr="00B23486">
        <w:rPr>
          <w:rFonts w:eastAsia="Arial"/>
        </w:rPr>
        <w:lastRenderedPageBreak/>
        <w:t>Carte</w:t>
      </w:r>
      <w:bookmarkEnd w:id="218"/>
      <w:bookmarkEnd w:id="219"/>
      <w:bookmarkEnd w:id="220"/>
      <w:bookmarkEnd w:id="221"/>
      <w:bookmarkEnd w:id="222"/>
      <w:r w:rsidR="00892031" w:rsidRPr="00B23486">
        <w:rPr>
          <w:rFonts w:eastAsia="Arial"/>
        </w:rPr>
        <w:t xml:space="preserve"> interactive</w:t>
      </w:r>
      <w:bookmarkStart w:id="227" w:name="_Toc483751229"/>
      <w:bookmarkStart w:id="228" w:name="_Toc483770490"/>
      <w:bookmarkEnd w:id="223"/>
      <w:bookmarkEnd w:id="227"/>
      <w:bookmarkEnd w:id="228"/>
      <w:bookmarkEnd w:id="224"/>
      <w:bookmarkEnd w:id="225"/>
      <w:bookmarkEnd w:id="226"/>
    </w:p>
    <w:p w14:paraId="56B628E7" w14:textId="2D655856" w:rsidR="00C16AAB" w:rsidRPr="00C16AAB" w:rsidRDefault="037775C9" w:rsidP="00BF3C10">
      <w:r>
        <w:t>Dans notre projet, nous avons besoin d’une carte interactive qui permet de visualiser avec précision où ont lieu les évènements. Cependant, cette carte n’utilise pas l’adresse des évènements comme référence.</w:t>
      </w:r>
    </w:p>
    <w:p w14:paraId="3949C01E" w14:textId="22836F9F" w:rsidR="3981B2F0" w:rsidRDefault="037775C9" w:rsidP="0098379E">
      <w:r>
        <w:t>Pour représenter un point géographique, nous avons utilisé deux systèmes de coordonnées :</w:t>
      </w:r>
    </w:p>
    <w:p w14:paraId="1C6DF2CE" w14:textId="2BA2480D" w:rsidR="3981B2F0" w:rsidRDefault="037775C9" w:rsidP="00F2259B">
      <w:pPr>
        <w:pStyle w:val="Paragraphedeliste"/>
        <w:numPr>
          <w:ilvl w:val="0"/>
          <w:numId w:val="18"/>
        </w:numPr>
      </w:pPr>
      <w:r>
        <w:t>Un système de coordonnées sphériques nommé WGS84, qui utilise la latitude et la longitude. Ce système est employé par défaut sur la majorité des GPS.</w:t>
      </w:r>
    </w:p>
    <w:p w14:paraId="0C76CF6B" w14:textId="7ADBCB50" w:rsidR="3981B2F0" w:rsidRDefault="29906FA7" w:rsidP="00F2259B">
      <w:pPr>
        <w:pStyle w:val="Paragraphedeliste"/>
        <w:numPr>
          <w:ilvl w:val="0"/>
          <w:numId w:val="18"/>
        </w:numPr>
      </w:pPr>
      <w:r>
        <w:t>Un système de coordonnées cartésiennes, utilisé par les principaux outils de géolocalisation en ligne comme OpenStreetMap.</w:t>
      </w:r>
    </w:p>
    <w:p w14:paraId="2B631CD3" w14:textId="77777777" w:rsidR="00986C2F" w:rsidRDefault="00986C2F" w:rsidP="00986C2F"/>
    <w:p w14:paraId="415303C9" w14:textId="5628327C" w:rsidR="3981B2F0" w:rsidRDefault="037775C9" w:rsidP="037775C9">
      <w:pPr>
        <w:pStyle w:val="Titre4"/>
        <w:rPr>
          <w:rFonts w:eastAsia="Arial"/>
        </w:rPr>
      </w:pPr>
      <w:r w:rsidRPr="037775C9">
        <w:rPr>
          <w:rFonts w:eastAsia="Arial"/>
        </w:rPr>
        <w:t>Système WGS84</w:t>
      </w:r>
    </w:p>
    <w:p w14:paraId="781DBCDF" w14:textId="49CEF523" w:rsidR="00626BCA" w:rsidRDefault="037775C9">
      <w:r>
        <w:t xml:space="preserve">Système géodésique mondial le plus courant, il permet de géolocaliser des positions sur un plan ou une carte à partir de ses coordonnées géographiques. Nous avons décidé de l’utiliser pour localiser les différents évènements sur une carte. </w:t>
      </w:r>
    </w:p>
    <w:p w14:paraId="4E9BEC1C" w14:textId="703ABA63" w:rsidR="003A1E55" w:rsidRDefault="037775C9" w:rsidP="009C4764">
      <w:r>
        <w:t xml:space="preserve"> Chaque localisation a une représentation tridimensionnelle :</w:t>
      </w:r>
    </w:p>
    <w:p w14:paraId="39E19A4F" w14:textId="285CEEFF" w:rsidR="00923ABF" w:rsidRDefault="037775C9" w:rsidP="00F2259B">
      <w:pPr>
        <w:pStyle w:val="Paragraphedeliste"/>
        <w:numPr>
          <w:ilvl w:val="0"/>
          <w:numId w:val="15"/>
        </w:numPr>
      </w:pPr>
      <w:r w:rsidRPr="037775C9">
        <w:rPr>
          <w:b/>
          <w:bCs/>
        </w:rPr>
        <w:t>La longitude</w:t>
      </w:r>
      <w:r>
        <w:t xml:space="preserve"> et </w:t>
      </w:r>
      <w:r w:rsidRPr="037775C9">
        <w:rPr>
          <w:b/>
          <w:bCs/>
        </w:rPr>
        <w:t>la latitude</w:t>
      </w:r>
      <w:r>
        <w:t xml:space="preserve"> sont des coordonnées géographiques représentées par des valeurs angulaires, expression du positionnement est-ouest, respectivement nord-sud d'un point sur Terre.</w:t>
      </w:r>
    </w:p>
    <w:p w14:paraId="63BD09A8" w14:textId="243B8DB1" w:rsidR="750132C4" w:rsidRDefault="037775C9" w:rsidP="00F44BE7">
      <w:pPr>
        <w:pStyle w:val="Paragraphedeliste"/>
        <w:numPr>
          <w:ilvl w:val="0"/>
          <w:numId w:val="15"/>
        </w:numPr>
      </w:pPr>
      <w:r w:rsidRPr="037775C9">
        <w:rPr>
          <w:b/>
          <w:bCs/>
        </w:rPr>
        <w:t>L’altitude</w:t>
      </w:r>
      <w:r>
        <w:t xml:space="preserve"> est l'élévation verticale d'un lieu ou d'un objet par rapport à un niveau de base.</w:t>
      </w:r>
    </w:p>
    <w:p w14:paraId="5C1489F9" w14:textId="77777777" w:rsidR="007D053F" w:rsidRDefault="007D053F"/>
    <w:p w14:paraId="46D79CD7" w14:textId="2DA5DB45" w:rsidR="750132C4" w:rsidRDefault="750132C4" w:rsidP="00246410">
      <w:pPr>
        <w:jc w:val="center"/>
      </w:pPr>
      <w:r>
        <w:rPr>
          <w:noProof/>
          <w:lang w:eastAsia="fr-FR"/>
        </w:rPr>
        <w:drawing>
          <wp:inline distT="0" distB="0" distL="0" distR="0" wp14:anchorId="7B646145" wp14:editId="00FFD31E">
            <wp:extent cx="4214635" cy="2160000"/>
            <wp:effectExtent l="0" t="0" r="0" b="0"/>
            <wp:docPr id="20290145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214635" cy="2160000"/>
                    </a:xfrm>
                    <a:prstGeom prst="rect">
                      <a:avLst/>
                    </a:prstGeom>
                  </pic:spPr>
                </pic:pic>
              </a:graphicData>
            </a:graphic>
          </wp:inline>
        </w:drawing>
      </w:r>
    </w:p>
    <w:p w14:paraId="3A06693F" w14:textId="3BE15853" w:rsidR="00152496" w:rsidRPr="00152496" w:rsidRDefault="00BB4981" w:rsidP="002B413B">
      <w:pPr>
        <w:pStyle w:val="Lgende"/>
        <w:jc w:val="center"/>
      </w:pPr>
      <w:r>
        <w:t xml:space="preserve">Figure </w:t>
      </w:r>
      <w:fldSimple w:instr=" SEQ Figure \* ARABIC ">
        <w:r w:rsidR="00E66AE4">
          <w:rPr>
            <w:noProof/>
          </w:rPr>
          <w:t>4</w:t>
        </w:r>
      </w:fldSimple>
      <w:r w:rsidR="002B413B">
        <w:t xml:space="preserve"> </w:t>
      </w:r>
      <w:r>
        <w:t xml:space="preserve">: </w:t>
      </w:r>
      <w:r w:rsidR="648A051D">
        <w:t>Représentation du système WGS84</w:t>
      </w:r>
    </w:p>
    <w:p w14:paraId="05200672" w14:textId="77777777" w:rsidR="002B413B" w:rsidRPr="00246410" w:rsidRDefault="002B413B" w:rsidP="00246410"/>
    <w:p w14:paraId="7AB96389" w14:textId="68A5D04C" w:rsidR="00642EDE" w:rsidRDefault="037775C9" w:rsidP="00DB6BE8">
      <w:r>
        <w:t>Le méridien de référence est celui de Greenwich. La longitude est comprise entre -180</w:t>
      </w:r>
      <w:r w:rsidRPr="037775C9">
        <w:rPr>
          <w:vertAlign w:val="superscript"/>
        </w:rPr>
        <w:t>o</w:t>
      </w:r>
      <w:r>
        <w:t xml:space="preserve"> et + 180</w:t>
      </w:r>
      <w:r w:rsidRPr="037775C9">
        <w:rPr>
          <w:vertAlign w:val="superscript"/>
        </w:rPr>
        <w:t>o</w:t>
      </w:r>
      <w:r>
        <w:t> : les valeurs positives se trouvent à l’est et les valeurs négatives à l’ouest. La latitude se situe entre -90</w:t>
      </w:r>
      <w:r w:rsidRPr="037775C9">
        <w:rPr>
          <w:vertAlign w:val="superscript"/>
        </w:rPr>
        <w:t>o</w:t>
      </w:r>
      <w:r>
        <w:t xml:space="preserve"> et + 90</w:t>
      </w:r>
      <w:r w:rsidRPr="037775C9">
        <w:rPr>
          <w:vertAlign w:val="superscript"/>
        </w:rPr>
        <w:t>o</w:t>
      </w:r>
      <w:r>
        <w:t xml:space="preserve">, les valeurs positives se trouvant au nord et les valeurs négatives au sud de l’équateur. </w:t>
      </w:r>
    </w:p>
    <w:p w14:paraId="1055A5EF" w14:textId="63FEDD39" w:rsidR="00DB6BE8" w:rsidRDefault="037775C9" w:rsidP="00DB6BE8">
      <w:r>
        <w:t>Dans ce projet, nous n’avons pas tenu compte de l’altitude puisque c’est une donnée qui ne nous était pas utile. Seules nous importaient les informations concernant la position au sol.</w:t>
      </w:r>
    </w:p>
    <w:p w14:paraId="5EF5C683" w14:textId="7205BF55" w:rsidR="00986C2F" w:rsidRDefault="29906FA7" w:rsidP="00986C2F">
      <w:r>
        <w:t>Ce système comporte plusieurs représentations des coordonnées. Le système le plus connu étant les degrés minutes et secondes (DMS). L’API de Google Maps et d’OpenStreetMap utilise notamment la représentation en degrés décimaux (DD). Nous l’avons choisi pour des questions de simplification.</w:t>
      </w:r>
    </w:p>
    <w:p w14:paraId="26C7E500" w14:textId="1E4AD164" w:rsidR="00584FEE" w:rsidRPr="00584FEE" w:rsidRDefault="00A64D99" w:rsidP="037775C9">
      <w:pPr>
        <w:pStyle w:val="Titre4"/>
        <w:rPr>
          <w:rFonts w:eastAsia="Arial"/>
        </w:rPr>
      </w:pPr>
      <w:bookmarkStart w:id="229" w:name="_Système_cartésien"/>
      <w:bookmarkEnd w:id="229"/>
      <w:r>
        <w:rPr>
          <w:rFonts w:eastAsia="Arial"/>
        </w:rPr>
        <w:lastRenderedPageBreak/>
        <w:t>Système cartésien</w:t>
      </w:r>
    </w:p>
    <w:p w14:paraId="716C6369" w14:textId="2C1AC5F9" w:rsidR="00B646E8" w:rsidRPr="00B646E8" w:rsidRDefault="037775C9" w:rsidP="00B646E8">
      <w:r>
        <w:t>Le système cartésien dans le monde cartographique permet de localiser un endroit sur une image d’une carte du monde, sous la forme d’une projection de Mercator qui projette les pôles à l’infini. Cette image est définie par une échelle ou zoom grâce aux axes x et y dont l’unité est le pixel. Si l’échelle change alors les coordonnées également.</w:t>
      </w:r>
    </w:p>
    <w:p w14:paraId="661C965E" w14:textId="7463AC4B" w:rsidR="00D334DF" w:rsidRDefault="00B51357" w:rsidP="00783E3A">
      <w:r>
        <w:rPr>
          <w:noProof/>
          <w:lang w:eastAsia="fr-FR"/>
        </w:rPr>
        <mc:AlternateContent>
          <mc:Choice Requires="wpg">
            <w:drawing>
              <wp:anchor distT="0" distB="0" distL="114300" distR="114300" simplePos="0" relativeHeight="251658244" behindDoc="0" locked="0" layoutInCell="1" allowOverlap="1" wp14:anchorId="4F339656" wp14:editId="021EADD2">
                <wp:simplePos x="0" y="0"/>
                <wp:positionH relativeFrom="column">
                  <wp:posOffset>1029430</wp:posOffset>
                </wp:positionH>
                <wp:positionV relativeFrom="paragraph">
                  <wp:posOffset>96957</wp:posOffset>
                </wp:positionV>
                <wp:extent cx="3059210" cy="2644108"/>
                <wp:effectExtent l="0" t="0" r="27305" b="61595"/>
                <wp:wrapNone/>
                <wp:docPr id="744914116" name="Groupe 32"/>
                <wp:cNvGraphicFramePr/>
                <a:graphic xmlns:a="http://schemas.openxmlformats.org/drawingml/2006/main">
                  <a:graphicData uri="http://schemas.microsoft.com/office/word/2010/wordprocessingGroup">
                    <wpg:wgp>
                      <wpg:cNvGrpSpPr/>
                      <wpg:grpSpPr>
                        <a:xfrm>
                          <a:off x="0" y="0"/>
                          <a:ext cx="3059210" cy="2644108"/>
                          <a:chOff x="0" y="0"/>
                          <a:chExt cx="3059210" cy="2644108"/>
                        </a:xfrm>
                      </wpg:grpSpPr>
                      <wpg:grpSp>
                        <wpg:cNvPr id="744914117" name="Groupe 18"/>
                        <wpg:cNvGrpSpPr/>
                        <wpg:grpSpPr>
                          <a:xfrm>
                            <a:off x="671265" y="354132"/>
                            <a:ext cx="2386965" cy="2289976"/>
                            <a:chOff x="0" y="0"/>
                            <a:chExt cx="2204357" cy="2202180"/>
                          </a:xfrm>
                        </wpg:grpSpPr>
                        <wps:wsp>
                          <wps:cNvPr id="744914118" name="Connecteur droit avec flèche 5"/>
                          <wps:cNvCnPr/>
                          <wps:spPr>
                            <a:xfrm>
                              <a:off x="0" y="0"/>
                              <a:ext cx="22043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4914119" name="Connecteur droit avec flèche 9"/>
                          <wps:cNvCnPr/>
                          <wps:spPr>
                            <a:xfrm>
                              <a:off x="0" y="0"/>
                              <a:ext cx="0" cy="2202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44914120" name="Zone de texte 14"/>
                        <wps:cNvSpPr txBox="1"/>
                        <wps:spPr>
                          <a:xfrm>
                            <a:off x="137425" y="89854"/>
                            <a:ext cx="468000" cy="288000"/>
                          </a:xfrm>
                          <a:prstGeom prst="rect">
                            <a:avLst/>
                          </a:prstGeom>
                          <a:noFill/>
                          <a:ln w="6350">
                            <a:noFill/>
                          </a:ln>
                        </wps:spPr>
                        <wps:txbx>
                          <w:txbxContent>
                            <w:p w14:paraId="0D2ACD22" w14:textId="6CB2AF82" w:rsidR="00BF28B1" w:rsidRDefault="00BF28B1">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1" name="Zone de texte 15"/>
                        <wps:cNvSpPr txBox="1"/>
                        <wps:spPr>
                          <a:xfrm>
                            <a:off x="2447210" y="0"/>
                            <a:ext cx="612000" cy="288000"/>
                          </a:xfrm>
                          <a:prstGeom prst="rect">
                            <a:avLst/>
                          </a:prstGeom>
                          <a:noFill/>
                          <a:ln w="6350">
                            <a:noFill/>
                          </a:ln>
                        </wps:spPr>
                        <wps:txbx>
                          <w:txbxContent>
                            <w:p w14:paraId="1A0C6113" w14:textId="5D52D7A6" w:rsidR="00BF28B1" w:rsidRDefault="00BF28B1" w:rsidP="002F468C">
                              <w:r>
                                <w:t>(256,0)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2" name="Zone de texte 16"/>
                        <wps:cNvSpPr txBox="1"/>
                        <wps:spPr>
                          <a:xfrm>
                            <a:off x="0" y="2341498"/>
                            <a:ext cx="612000" cy="288000"/>
                          </a:xfrm>
                          <a:prstGeom prst="rect">
                            <a:avLst/>
                          </a:prstGeom>
                          <a:noFill/>
                          <a:ln w="6350">
                            <a:noFill/>
                          </a:ln>
                        </wps:spPr>
                        <wps:txbx>
                          <w:txbxContent>
                            <w:p w14:paraId="5E9F04A2" w14:textId="7730D44D" w:rsidR="00BF28B1" w:rsidRDefault="00BF28B1" w:rsidP="002F468C">
                              <w:r>
                                <w:t>(0,256)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3" name="Zone de texte 17"/>
                        <wps:cNvSpPr txBox="1"/>
                        <wps:spPr>
                          <a:xfrm>
                            <a:off x="1601522" y="21142"/>
                            <a:ext cx="504000" cy="288000"/>
                          </a:xfrm>
                          <a:prstGeom prst="rect">
                            <a:avLst/>
                          </a:prstGeom>
                          <a:noFill/>
                          <a:ln w="6350">
                            <a:noFill/>
                          </a:ln>
                        </wps:spPr>
                        <wps:txbx>
                          <w:txbxContent>
                            <w:p w14:paraId="5FCDEF4A" w14:textId="3F0E9F47" w:rsidR="00BF28B1" w:rsidRDefault="00BF28B1" w:rsidP="005D279F">
                              <w:r>
                                <w:t>axe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4" name="Zone de texte 21"/>
                        <wps:cNvSpPr txBox="1"/>
                        <wps:spPr>
                          <a:xfrm>
                            <a:off x="84569" y="1300245"/>
                            <a:ext cx="504000" cy="288000"/>
                          </a:xfrm>
                          <a:prstGeom prst="rect">
                            <a:avLst/>
                          </a:prstGeom>
                          <a:noFill/>
                          <a:ln w="6350">
                            <a:noFill/>
                          </a:ln>
                        </wps:spPr>
                        <wps:txbx>
                          <w:txbxContent>
                            <w:p w14:paraId="7E476C27" w14:textId="77A622E0" w:rsidR="00BF28B1" w:rsidRDefault="00BF28B1" w:rsidP="005D279F">
                              <w:r>
                                <w:t>axe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339656" id="Groupe 32" o:spid="_x0000_s1026" style="position:absolute;left:0;text-align:left;margin-left:81.05pt;margin-top:7.65pt;width:240.9pt;height:208.2pt;z-index:251658244" coordsize="30592,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">
                <v:group id="Groupe 18" o:spid="_x0000_s1027" style="position:absolute;left:6712;top:3541;width:23870;height:22900" coordsize="22043,2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">
                  <v:shapetype id="_x0000_t32" coordsize="21600,21600" o:spt="32" o:oned="t" path="m,l21600,21600e" filled="f">
                    <v:path arrowok="t" fillok="f" o:connecttype="none"/>
                    <o:lock v:ext="edit" shapetype="t"/>
                  </v:shapetype>
                  <v:shape id="Connecteur droit avec flèche 5" o:spid="_x0000_s1028" type="#_x0000_t32" style="position:absolute;width:22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" strokecolor="#5b9bd5 [3204]" strokeweight=".5pt">
                    <v:stroke endarrow="block" joinstyle="miter"/>
                  </v:shape>
                  <v:shape id="Connecteur droit avec flèche 9" o:spid="_x0000_s1029" type="#_x0000_t32" style="position:absolute;width:0;height:22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" strokecolor="#5b9bd5 [3204]" strokeweight=".5pt">
                    <v:stroke endarrow="block" joinstyle="miter"/>
                  </v:shape>
                </v:group>
                <v:shapetype id="_x0000_t202" coordsize="21600,21600" o:spt="202" path="m,l,21600r21600,l21600,xe">
                  <v:stroke joinstyle="miter"/>
                  <v:path gradientshapeok="t" o:connecttype="rect"/>
                </v:shapetype>
                <v:shape id="Zone de texte 14" o:spid="_x0000_s1030" type="#_x0000_t202" style="position:absolute;left:1374;top:898;width:46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" filled="f" stroked="f" strokeweight=".5pt">
                  <v:textbox>
                    <w:txbxContent>
                      <w:p w14:paraId="0D2ACD22" w14:textId="6CB2AF82" w:rsidR="00BF28B1" w:rsidRDefault="00BF28B1">
                        <w:r>
                          <w:t>(0,0)</w:t>
                        </w:r>
                      </w:p>
                    </w:txbxContent>
                  </v:textbox>
                </v:shape>
                <v:shape id="Zone de texte 15" o:spid="_x0000_s1031" type="#_x0000_t202" style="position:absolute;left:24472;width:612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" filled="f" stroked="f" strokeweight=".5pt">
                  <v:textbox>
                    <w:txbxContent>
                      <w:p w14:paraId="1A0C6113" w14:textId="5D52D7A6" w:rsidR="00BF28B1" w:rsidRDefault="00BF28B1" w:rsidP="002F468C">
                        <w:r>
                          <w:t>(256,0)</w:t>
                        </w:r>
                      </w:p>
                    </w:txbxContent>
                  </v:textbox>
                </v:shape>
                <v:shape id="Zone de texte 16" o:spid="_x0000_s1032" type="#_x0000_t202" style="position:absolute;top:23414;width:612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" filled="f" stroked="f" strokeweight=".5pt">
                  <v:textbox>
                    <w:txbxContent>
                      <w:p w14:paraId="5E9F04A2" w14:textId="7730D44D" w:rsidR="00BF28B1" w:rsidRDefault="00BF28B1" w:rsidP="002F468C">
                        <w:r>
                          <w:t>(0,256)</w:t>
                        </w:r>
                      </w:p>
                    </w:txbxContent>
                  </v:textbox>
                </v:shape>
                <v:shape id="Zone de texte 17" o:spid="_x0000_s1033" type="#_x0000_t202" style="position:absolute;left:16015;top:211;width:504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" filled="f" stroked="f" strokeweight=".5pt">
                  <v:textbox>
                    <w:txbxContent>
                      <w:p w14:paraId="5FCDEF4A" w14:textId="3F0E9F47" w:rsidR="00BF28B1" w:rsidRDefault="00BF28B1" w:rsidP="005D279F">
                        <w:r>
                          <w:t>axe x</w:t>
                        </w:r>
                      </w:p>
                    </w:txbxContent>
                  </v:textbox>
                </v:shape>
                <v:shape id="Zone de texte 21" o:spid="_x0000_s1034" type="#_x0000_t202" style="position:absolute;left:845;top:13002;width:504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" filled="f" stroked="f" strokeweight=".5pt">
                  <v:textbox>
                    <w:txbxContent>
                      <w:p w14:paraId="7E476C27" w14:textId="77A622E0" w:rsidR="00BF28B1" w:rsidRDefault="00BF28B1" w:rsidP="005D279F">
                        <w:r>
                          <w:t>axe y</w:t>
                        </w:r>
                      </w:p>
                    </w:txbxContent>
                  </v:textbox>
                </v:shape>
              </v:group>
            </w:pict>
          </mc:Fallback>
        </mc:AlternateContent>
      </w:r>
    </w:p>
    <w:p w14:paraId="598843A9" w14:textId="515D8CA7" w:rsidR="00610B99" w:rsidRDefault="00610B99" w:rsidP="00783E3A"/>
    <w:p w14:paraId="370980B3" w14:textId="7983D735" w:rsidR="004018EE" w:rsidRPr="004018EE" w:rsidRDefault="00D45816" w:rsidP="00F228B2">
      <w:pPr>
        <w:jc w:val="center"/>
      </w:pPr>
      <w:r>
        <w:rPr>
          <w:noProof/>
          <w:lang w:eastAsia="fr-FR"/>
        </w:rPr>
        <w:drawing>
          <wp:inline distT="0" distB="0" distL="0" distR="0" wp14:anchorId="74930FBD" wp14:editId="37320A8B">
            <wp:extent cx="2160000" cy="2160000"/>
            <wp:effectExtent l="0" t="0" r="0" b="0"/>
            <wp:docPr id="462081867" name="picture" descr="http://a.tile.openstreetmap.org/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3E43E635" w14:textId="154CB657" w:rsidR="002E4C60" w:rsidRDefault="0083335B" w:rsidP="0083335B">
      <w:pPr>
        <w:pStyle w:val="Lgende"/>
        <w:jc w:val="center"/>
      </w:pPr>
      <w:r>
        <w:t xml:space="preserve">Figure </w:t>
      </w:r>
      <w:fldSimple w:instr=" SEQ Figure \* ARABIC ">
        <w:r w:rsidR="00E66AE4">
          <w:rPr>
            <w:noProof/>
          </w:rPr>
          <w:t>5</w:t>
        </w:r>
      </w:fldSimple>
      <w:r>
        <w:t xml:space="preserve"> : </w:t>
      </w:r>
      <w:r w:rsidRPr="00C14B44">
        <w:t>Exemple d’un système cartésien au niveau de zoom 0</w:t>
      </w:r>
    </w:p>
    <w:p w14:paraId="2B7A0C0E" w14:textId="77777777" w:rsidR="00152496" w:rsidRPr="00152496" w:rsidRDefault="00152496" w:rsidP="00152496"/>
    <w:p w14:paraId="48D9EF0F" w14:textId="06D44063" w:rsidR="00720FD3" w:rsidRDefault="037775C9" w:rsidP="00783E3A">
      <w:r>
        <w:t>Le zoom 0 correspond au zoom le plus éloigné et nous permet de voir la carte en entier, dans une image carrée de 256 pixels de côté. À l’inverse, le zoom 20 permet d’obtenir une image détaillée et centrer sur une zone très précise. Cependant, les dimensions de l’image augmentent, puisqu’à chaque niveau de zoom la carte est deux fois plus grande que l’image précédente.</w:t>
      </w:r>
    </w:p>
    <w:p w14:paraId="2DFB48F4" w14:textId="77777777" w:rsidR="00986C2F" w:rsidRDefault="00986C2F" w:rsidP="00783E3A"/>
    <w:p w14:paraId="140E90C2" w14:textId="5F875ED7" w:rsidR="3981B2F0" w:rsidRDefault="037775C9" w:rsidP="005516E0">
      <w:pPr>
        <w:pStyle w:val="Titre4"/>
      </w:pPr>
      <w:r w:rsidRPr="037775C9">
        <w:rPr>
          <w:rFonts w:eastAsia="Arial"/>
        </w:rPr>
        <w:t>Conversion du système WGS84 en système cartésien</w:t>
      </w:r>
    </w:p>
    <w:p w14:paraId="7480163C" w14:textId="36FC8A4C" w:rsidR="102C28E2" w:rsidRDefault="29906FA7" w:rsidP="29906FA7">
      <w:pPr>
        <w:rPr>
          <w:rFonts w:ascii="Calibri" w:eastAsia="Calibri" w:hAnsi="Calibri" w:cs="Calibri"/>
        </w:rPr>
      </w:pPr>
      <w:r>
        <w:t xml:space="preserve">Pour passer d’un système tridimensionnel à un système bidimensionnel, nous utilisons une projection cartographique. Il existe une variété de projections qui permettent de passer de l’un à l’autre. Nous avons utilisé la projection de Mercator, utilisée par les services cartographiques tels que Google Maps et OpenStreetMap. Cette projection désigne la terre comme une sphère parfaite ce qui n’est pas le cas dans la réalité. Elle fait correspondre </w:t>
      </w:r>
      <w:r w:rsidRPr="29906FA7">
        <w:rPr>
          <w:rFonts w:ascii="Calibri" w:eastAsia="Calibri" w:hAnsi="Calibri" w:cs="Calibri"/>
        </w:rPr>
        <w:t>le point de coordonnées WGS84 (0°,0°) avec le centre de la carte.</w:t>
      </w:r>
    </w:p>
    <w:p w14:paraId="55BC1216" w14:textId="77777777" w:rsidR="00986C2F" w:rsidRDefault="00986C2F" w:rsidP="0560FBA1">
      <w:pPr>
        <w:rPr>
          <w:rFonts w:ascii="Calibri" w:eastAsia="Calibri" w:hAnsi="Calibri" w:cs="Calibri"/>
        </w:rPr>
      </w:pPr>
    </w:p>
    <w:p w14:paraId="2A019792" w14:textId="4136B009" w:rsidR="006F2B23" w:rsidRDefault="648A051D" w:rsidP="037775C9">
      <w:pPr>
        <w:pStyle w:val="Titre4"/>
        <w:rPr>
          <w:rFonts w:eastAsia="Calibri"/>
        </w:rPr>
      </w:pPr>
      <w:bookmarkStart w:id="230" w:name="_Carte_en_tuiles"/>
      <w:bookmarkStart w:id="231" w:name="_Ref483768842"/>
      <w:bookmarkEnd w:id="230"/>
      <w:r w:rsidRPr="648A051D">
        <w:rPr>
          <w:rFonts w:eastAsia="Calibri"/>
        </w:rPr>
        <w:t>Carte en tuiles</w:t>
      </w:r>
      <w:bookmarkEnd w:id="231"/>
    </w:p>
    <w:p w14:paraId="3FFBABC6" w14:textId="006B666A" w:rsidR="001D3519" w:rsidRPr="003174CD" w:rsidRDefault="29906FA7" w:rsidP="29906FA7">
      <w:pPr>
        <w:rPr>
          <w:rFonts w:eastAsia="Arial"/>
        </w:rPr>
      </w:pPr>
      <w:r>
        <w:t>Dans ce projet, nous utilisons les services cartographiques proposés par OpenStreetMap qui met à disposition des serveurs fournissant des images carrées, appelées tuiles de 256 pixels (</w:t>
      </w:r>
      <w:r w:rsidRPr="29906FA7">
        <w:rPr>
          <w:rStyle w:val="Lienhypertexte"/>
          <w:rFonts w:eastAsia="Arial"/>
        </w:rPr>
        <w:t>cf. Système cartésien</w:t>
      </w:r>
      <w:r>
        <w:t xml:space="preserve">). Elles représentent des parties de la carte du monde à un zoom défini. </w:t>
      </w:r>
      <w:hyperlink w:anchor="_Système_cartésien" w:history="1"/>
      <w:hyperlink w:anchor="_Système_cartésien" w:history="1"/>
    </w:p>
    <w:p w14:paraId="3362EDEC" w14:textId="77777777" w:rsidR="00986C2F" w:rsidRDefault="00986C2F" w:rsidP="001D3519"/>
    <w:p w14:paraId="56BB3CFD" w14:textId="77777777" w:rsidR="00986C2F" w:rsidRDefault="00986C2F">
      <w:pPr>
        <w:spacing w:line="259" w:lineRule="auto"/>
        <w:jc w:val="left"/>
      </w:pPr>
      <w:r>
        <w:br w:type="page"/>
      </w:r>
    </w:p>
    <w:p w14:paraId="48294271" w14:textId="3A7F04B6" w:rsidR="001D04E1" w:rsidRDefault="037775C9" w:rsidP="001D3519">
      <w:r>
        <w:lastRenderedPageBreak/>
        <w:t>Ce petit format est très utile, car il demande peu de ressources pour son utilisation. Si le format des fichiers était plus conséquent, le transfert via le réseau Internet serait limité par la bande passante. De plus, ce format contient la quantité d’information nécessaire à nos besoins. Les tuiles de petite taille sont plus pertinentes pour notre utilisation. Mises côte à côte, elles forment</w:t>
      </w:r>
      <w:r w:rsidR="0057367A">
        <w:t xml:space="preserve"> l’image de la section désirée.</w:t>
      </w:r>
    </w:p>
    <w:p w14:paraId="70E7E58C" w14:textId="77777777" w:rsidR="00580EBF" w:rsidRDefault="00580EBF" w:rsidP="001D3519"/>
    <w:p w14:paraId="7A518D91" w14:textId="758613BF" w:rsidR="00A83B39" w:rsidRDefault="00A57BD8" w:rsidP="00BF63A3">
      <w:pPr>
        <w:tabs>
          <w:tab w:val="left" w:pos="2127"/>
        </w:tabs>
        <w:jc w:val="center"/>
      </w:pPr>
      <w:r>
        <w:rPr>
          <w:noProof/>
          <w:lang w:eastAsia="fr-FR"/>
        </w:rPr>
        <mc:AlternateContent>
          <mc:Choice Requires="wps">
            <w:drawing>
              <wp:anchor distT="45720" distB="45720" distL="114300" distR="114300" simplePos="0" relativeHeight="251658240" behindDoc="0" locked="0" layoutInCell="1" allowOverlap="1" wp14:anchorId="24E7CC92" wp14:editId="3113E44D">
                <wp:simplePos x="0" y="0"/>
                <wp:positionH relativeFrom="column">
                  <wp:posOffset>1992823</wp:posOffset>
                </wp:positionH>
                <wp:positionV relativeFrom="paragraph">
                  <wp:posOffset>504080</wp:posOffset>
                </wp:positionV>
                <wp:extent cx="464820" cy="32004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783BC9BF" w14:textId="561696B9" w:rsidR="00BF28B1" w:rsidRDefault="00BF28B1">
                            <w: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7CC92" id="Zone de texte 2" o:spid="_x0000_s1035" type="#_x0000_t202" style="position:absolute;left:0;text-align:left;margin-left:156.9pt;margin-top:39.7pt;width:36.6pt;height:25.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" stroked="f">
                <v:fill opacity="0"/>
                <v:textbox>
                  <w:txbxContent>
                    <w:p w14:paraId="783BC9BF" w14:textId="561696B9" w:rsidR="00BF28B1" w:rsidRDefault="00BF28B1">
                      <w:r>
                        <w:t>(0,0)</w:t>
                      </w:r>
                    </w:p>
                  </w:txbxContent>
                </v:textbox>
              </v:shape>
            </w:pict>
          </mc:Fallback>
        </mc:AlternateContent>
      </w:r>
      <w:r w:rsidR="009F0C4A">
        <w:rPr>
          <w:noProof/>
          <w:lang w:eastAsia="fr-FR"/>
        </w:rPr>
        <mc:AlternateContent>
          <mc:Choice Requires="wps">
            <w:drawing>
              <wp:anchor distT="45720" distB="45720" distL="114300" distR="114300" simplePos="0" relativeHeight="251658241" behindDoc="0" locked="0" layoutInCell="1" allowOverlap="1" wp14:anchorId="3492120C" wp14:editId="155CED98">
                <wp:simplePos x="0" y="0"/>
                <wp:positionH relativeFrom="column">
                  <wp:posOffset>3270333</wp:posOffset>
                </wp:positionH>
                <wp:positionV relativeFrom="paragraph">
                  <wp:posOffset>478901</wp:posOffset>
                </wp:positionV>
                <wp:extent cx="464820" cy="32004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44B22444" w14:textId="78C78658" w:rsidR="00BF28B1" w:rsidRDefault="00BF28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2120C" id="_x0000_s1036" type="#_x0000_t202" style="position:absolute;left:0;text-align:left;margin-left:257.5pt;margin-top:37.7pt;width:36.6pt;height:25.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" stroked="f">
                <v:fill opacity="0"/>
                <v:textbox>
                  <w:txbxContent>
                    <w:p w14:paraId="44B22444" w14:textId="78C78658" w:rsidR="00BF28B1" w:rsidRDefault="00BF28B1">
                      <w:r>
                        <w:t>(1,0)</w:t>
                      </w:r>
                    </w:p>
                  </w:txbxContent>
                </v:textbox>
              </v:shape>
            </w:pict>
          </mc:Fallback>
        </mc:AlternateContent>
      </w:r>
      <w:r w:rsidR="00A83B39">
        <w:rPr>
          <w:noProof/>
          <w:lang w:eastAsia="fr-FR"/>
        </w:rPr>
        <w:drawing>
          <wp:inline distT="0" distB="0" distL="0" distR="0" wp14:anchorId="4061B242" wp14:editId="764EC16A">
            <wp:extent cx="1260000" cy="1260000"/>
            <wp:effectExtent l="0" t="0" r="0" b="0"/>
            <wp:docPr id="22" name="Image 22" descr="http://a.tile.openstreetmap.org/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tile.openstreetmap.org/1/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BF63A3">
        <w:tab/>
      </w:r>
      <w:r w:rsidR="00A83B39">
        <w:rPr>
          <w:noProof/>
          <w:lang w:eastAsia="fr-FR"/>
        </w:rPr>
        <w:drawing>
          <wp:inline distT="0" distB="0" distL="0" distR="0" wp14:anchorId="0CC5D751" wp14:editId="59412A66">
            <wp:extent cx="1260000" cy="1260000"/>
            <wp:effectExtent l="0" t="0" r="0" b="0"/>
            <wp:docPr id="23" name="Image 23" descr="http://a.tile.openstreetmap.org/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tile.openstreetmap.org/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14:paraId="60847D2C" w14:textId="5AB1151A" w:rsidR="002A252D" w:rsidRDefault="00A57BD8" w:rsidP="00BF63A3">
      <w:pPr>
        <w:tabs>
          <w:tab w:val="left" w:pos="2127"/>
        </w:tabs>
        <w:jc w:val="center"/>
      </w:pPr>
      <w:r>
        <w:rPr>
          <w:noProof/>
          <w:lang w:eastAsia="fr-FR"/>
        </w:rPr>
        <mc:AlternateContent>
          <mc:Choice Requires="wps">
            <w:drawing>
              <wp:anchor distT="45720" distB="45720" distL="114300" distR="114300" simplePos="0" relativeHeight="251658243" behindDoc="0" locked="0" layoutInCell="1" allowOverlap="1" wp14:anchorId="7E4CE1AA" wp14:editId="1A4F9E48">
                <wp:simplePos x="0" y="0"/>
                <wp:positionH relativeFrom="column">
                  <wp:posOffset>3319670</wp:posOffset>
                </wp:positionH>
                <wp:positionV relativeFrom="paragraph">
                  <wp:posOffset>455792</wp:posOffset>
                </wp:positionV>
                <wp:extent cx="464820" cy="320040"/>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26F1BDD8" w14:textId="79E88C31" w:rsidR="00BF28B1" w:rsidRDefault="00BF28B1">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CE1AA" id="_x0000_s1037" type="#_x0000_t202" style="position:absolute;left:0;text-align:left;margin-left:261.4pt;margin-top:35.9pt;width:36.6pt;height:25.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" stroked="f">
                <v:fill opacity="0"/>
                <v:textbox>
                  <w:txbxContent>
                    <w:p w14:paraId="26F1BDD8" w14:textId="79E88C31" w:rsidR="00BF28B1" w:rsidRDefault="00BF28B1">
                      <w:r>
                        <w:t>(1,1)</w:t>
                      </w:r>
                    </w:p>
                  </w:txbxContent>
                </v:textbox>
              </v:shape>
            </w:pict>
          </mc:Fallback>
        </mc:AlternateContent>
      </w:r>
      <w:r w:rsidR="009F0C4A">
        <w:rPr>
          <w:noProof/>
          <w:lang w:eastAsia="fr-FR"/>
        </w:rPr>
        <mc:AlternateContent>
          <mc:Choice Requires="wps">
            <w:drawing>
              <wp:anchor distT="45720" distB="45720" distL="114300" distR="114300" simplePos="0" relativeHeight="251658242" behindDoc="0" locked="0" layoutInCell="1" allowOverlap="1" wp14:anchorId="7AF952EA" wp14:editId="65AAD06E">
                <wp:simplePos x="0" y="0"/>
                <wp:positionH relativeFrom="column">
                  <wp:posOffset>2017644</wp:posOffset>
                </wp:positionH>
                <wp:positionV relativeFrom="paragraph">
                  <wp:posOffset>471694</wp:posOffset>
                </wp:positionV>
                <wp:extent cx="464820" cy="32004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5D1C0D13" w14:textId="55DF6461" w:rsidR="00BF28B1" w:rsidRDefault="00BF28B1">
                            <w: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952EA" id="_x0000_s1038" type="#_x0000_t202" style="position:absolute;left:0;text-align:left;margin-left:158.85pt;margin-top:37.15pt;width:36.6pt;height:25.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" stroked="f">
                <v:fill opacity="0"/>
                <v:textbox>
                  <w:txbxContent>
                    <w:p w14:paraId="5D1C0D13" w14:textId="55DF6461" w:rsidR="00BF28B1" w:rsidRDefault="00BF28B1">
                      <w:r>
                        <w:t>(0,1)</w:t>
                      </w:r>
                    </w:p>
                  </w:txbxContent>
                </v:textbox>
              </v:shape>
            </w:pict>
          </mc:Fallback>
        </mc:AlternateContent>
      </w:r>
      <w:r w:rsidR="00A83B39">
        <w:rPr>
          <w:noProof/>
          <w:lang w:eastAsia="fr-FR"/>
        </w:rPr>
        <w:drawing>
          <wp:inline distT="0" distB="0" distL="0" distR="0" wp14:anchorId="09A57CFE" wp14:editId="6702A4E0">
            <wp:extent cx="1260000" cy="1260000"/>
            <wp:effectExtent l="0" t="0" r="0" b="0"/>
            <wp:docPr id="25" name="Image 25" descr="http://a.tile.openstreetmap.org/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tile.openstreetmap.org/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BF63A3">
        <w:tab/>
      </w:r>
      <w:r w:rsidR="00A83B39">
        <w:rPr>
          <w:noProof/>
          <w:lang w:eastAsia="fr-FR"/>
        </w:rPr>
        <w:drawing>
          <wp:inline distT="0" distB="0" distL="0" distR="0" wp14:anchorId="35CCDFBE" wp14:editId="40B072FA">
            <wp:extent cx="1260000" cy="1260000"/>
            <wp:effectExtent l="0" t="0" r="0" b="0"/>
            <wp:docPr id="24" name="Image 24" descr="http://a.tile.openstreetmap.or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tile.openstreetmap.org/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14:paraId="28FD5EC5" w14:textId="4962F315" w:rsidR="00152496" w:rsidRPr="00152496" w:rsidRDefault="002A252D" w:rsidP="00C1003E">
      <w:pPr>
        <w:pStyle w:val="Lgende"/>
        <w:jc w:val="center"/>
      </w:pPr>
      <w:r>
        <w:t xml:space="preserve">Figure </w:t>
      </w:r>
      <w:fldSimple w:instr=" SEQ Figure \* ARABIC ">
        <w:r w:rsidR="00E66AE4">
          <w:rPr>
            <w:noProof/>
          </w:rPr>
          <w:t>6</w:t>
        </w:r>
      </w:fldSimple>
      <w:r>
        <w:t xml:space="preserve"> : </w:t>
      </w:r>
      <w:r w:rsidRPr="00656852">
        <w:t>Utilisation des tuiles de zoom de niveau 1</w:t>
      </w:r>
    </w:p>
    <w:p w14:paraId="12B9E0DC" w14:textId="77777777" w:rsidR="00C1003E" w:rsidRPr="000E2B59" w:rsidRDefault="00C1003E" w:rsidP="000E2B59"/>
    <w:p w14:paraId="1E8FE442" w14:textId="69F3ACCB" w:rsidR="001D505A" w:rsidRDefault="037775C9" w:rsidP="001D3519">
      <w:r>
        <w:t xml:space="preserve">Les tuiles sont caractérisées par 3 paramètres : le niveau de zoom et les coordonnées x et y. L’accès au serveur s’effectue à l’aide de l’URL : </w:t>
      </w:r>
      <w:hyperlink r:id="rId25">
        <w:r w:rsidRPr="037775C9">
          <w:rPr>
            <w:rStyle w:val="Lienhypertexte"/>
          </w:rPr>
          <w:t>http://a.tile.openstreetmap.org/17/67960/46219.png</w:t>
        </w:r>
      </w:hyperlink>
      <w:r>
        <w:t>. Les trois derniers numéros de l’adresse Internet représentent les paramètres cités précédemment.</w:t>
      </w:r>
    </w:p>
    <w:p w14:paraId="36A19623" w14:textId="77777777" w:rsidR="000E2B59" w:rsidRDefault="000E2B59" w:rsidP="001D3519"/>
    <w:p w14:paraId="0B757890" w14:textId="20C6B3D3" w:rsidR="00965551" w:rsidRDefault="001D505A" w:rsidP="00E65549">
      <w:pPr>
        <w:jc w:val="center"/>
      </w:pPr>
      <w:r>
        <w:rPr>
          <w:noProof/>
          <w:lang w:eastAsia="fr-FR"/>
        </w:rPr>
        <w:drawing>
          <wp:inline distT="0" distB="0" distL="0" distR="0" wp14:anchorId="1A3CA226" wp14:editId="4E129742">
            <wp:extent cx="2160000" cy="2160000"/>
            <wp:effectExtent l="0" t="0" r="0" b="0"/>
            <wp:docPr id="1806476763" name="picture" descr="http://a.tile.openstreetmap.org/17/67960/46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8D62156" w14:textId="377AEC34" w:rsidR="00152496" w:rsidRPr="00152496" w:rsidRDefault="00965551" w:rsidP="00AA7B80">
      <w:pPr>
        <w:pStyle w:val="Lgende"/>
        <w:jc w:val="center"/>
      </w:pPr>
      <w:r>
        <w:t xml:space="preserve">Figure </w:t>
      </w:r>
      <w:fldSimple w:instr=" SEQ Figure \* ARABIC ">
        <w:r w:rsidR="00E66AE4">
          <w:rPr>
            <w:noProof/>
          </w:rPr>
          <w:t>7</w:t>
        </w:r>
      </w:fldSimple>
      <w:r w:rsidRPr="29906FA7">
        <w:t xml:space="preserve"> : </w:t>
      </w:r>
      <w:r w:rsidRPr="00177FC2">
        <w:t xml:space="preserve">Tuile représentant l’HEIG-VD sur le site de Cheseaux au </w:t>
      </w:r>
      <w:r w:rsidR="00FD7A8C">
        <w:t xml:space="preserve">niveau de </w:t>
      </w:r>
      <w:r w:rsidRPr="00177FC2">
        <w:t>zoom 17</w:t>
      </w:r>
    </w:p>
    <w:p w14:paraId="09FBFF6A" w14:textId="77777777" w:rsidR="00AA7B80" w:rsidRDefault="00AA7B80" w:rsidP="00747779"/>
    <w:p w14:paraId="0259BC64" w14:textId="3D3E95E5" w:rsidR="00BE28A5" w:rsidRDefault="037775C9" w:rsidP="004053E6">
      <w:r>
        <w:t>L’utilisation de ces images est gratuite selon des conditions à respecter. Dans le cadre de notre projet, qui n’est pas destiné à la commercialisation, l’utilisation des images est autorisée.</w:t>
      </w:r>
    </w:p>
    <w:p w14:paraId="46E3D83B" w14:textId="74BD4D09" w:rsidR="00680DB5" w:rsidRDefault="00680DB5" w:rsidP="000B6288">
      <w:pPr>
        <w:pStyle w:val="Titre3"/>
      </w:pPr>
      <w:bookmarkStart w:id="232" w:name="_Toc483319146"/>
      <w:bookmarkStart w:id="233" w:name="_Toc483320182"/>
      <w:bookmarkStart w:id="234" w:name="_Toc483666989"/>
      <w:bookmarkStart w:id="235" w:name="_Toc483746196"/>
      <w:bookmarkStart w:id="236" w:name="_Toc483751230"/>
      <w:bookmarkStart w:id="237" w:name="_Toc483770491"/>
      <w:bookmarkStart w:id="238" w:name="_Toc483772548"/>
      <w:bookmarkStart w:id="239" w:name="_Toc483780502"/>
      <w:bookmarkStart w:id="240" w:name="_Toc483824104"/>
      <w:r>
        <w:lastRenderedPageBreak/>
        <w:t>Base de données</w:t>
      </w:r>
      <w:bookmarkEnd w:id="232"/>
      <w:bookmarkEnd w:id="233"/>
      <w:bookmarkEnd w:id="234"/>
      <w:bookmarkEnd w:id="235"/>
      <w:bookmarkEnd w:id="236"/>
      <w:bookmarkEnd w:id="237"/>
      <w:bookmarkEnd w:id="238"/>
      <w:bookmarkEnd w:id="239"/>
      <w:bookmarkEnd w:id="240"/>
    </w:p>
    <w:p w14:paraId="298CD203" w14:textId="11C2E8B4" w:rsidR="004B11AA" w:rsidRDefault="037775C9" w:rsidP="00712E0E">
      <w:r>
        <w:t>L’utilisation d’une base de données est indispensable pour l’enregistrement, l’organisation et le tri d’une importante quantité de données. Bien structurée et indexée, une base de données doit répondre aux principales formes normales existantes. La normalisation des modèles de données permet ainsi de vérifier la robustesse de sa conception pour améliorer la modélisation et faciliter la mémorisation des données en évitant, par exemple, les problèmes de redondances, de mise à jour ou de cohérence.</w:t>
      </w:r>
    </w:p>
    <w:p w14:paraId="0C60FB8A" w14:textId="1DF2461C" w:rsidR="00EB7510" w:rsidRDefault="29906FA7" w:rsidP="00712E0E">
      <w:r>
        <w:t>L’accès à une base de données peut être entrepris à travers le réseau ou directement sur la machine hôte. L’application SmartCity accèdera à la base de données située en local. La création et l’utilisation d’une base de données au sein du langage Java seront facilitées par l’utilisation du framework Hibernate.</w:t>
      </w:r>
    </w:p>
    <w:p w14:paraId="073246AD" w14:textId="7E35C40D" w:rsidR="002E0891" w:rsidRPr="00A4607F" w:rsidRDefault="037775C9" w:rsidP="000A2223">
      <w:r>
        <w:t>Il sera nécessaire à l’utilisateur d’installer un service tiers tel que MySQL pour fournir un gestionnaire de bases de données relationnelles. Pour ce qui est de la structure de la base de données, nous avons décidé d’utiliser la technologie de MySQL, car nous étions habitués à l’utiliser.</w:t>
      </w:r>
    </w:p>
    <w:p w14:paraId="1D97D820" w14:textId="77777777" w:rsidR="00986C2F" w:rsidRDefault="00986C2F" w:rsidP="0060602C"/>
    <w:p w14:paraId="22C8D314" w14:textId="4136B009" w:rsidR="00986C2F" w:rsidRDefault="037775C9" w:rsidP="00986C2F">
      <w:pPr>
        <w:pStyle w:val="Titre4"/>
      </w:pPr>
      <w:r>
        <w:t>Modèle de données entité-association</w:t>
      </w:r>
    </w:p>
    <w:p w14:paraId="3B3F5351" w14:textId="77777777" w:rsidR="009012D9" w:rsidRDefault="009012D9" w:rsidP="009012D9"/>
    <w:p w14:paraId="4CD2EDD2" w14:textId="65BDA3AD" w:rsidR="009012D9" w:rsidRDefault="00343934" w:rsidP="009012D9">
      <w:pPr>
        <w:jc w:val="center"/>
      </w:pPr>
      <w:r>
        <w:rPr>
          <w:noProof/>
          <w:lang w:eastAsia="fr-FR"/>
        </w:rPr>
        <w:drawing>
          <wp:inline distT="0" distB="0" distL="0" distR="0" wp14:anchorId="4119616A" wp14:editId="25B88A61">
            <wp:extent cx="5753098" cy="3562350"/>
            <wp:effectExtent l="0" t="0" r="0" b="0"/>
            <wp:docPr id="44864065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53098" cy="3562350"/>
                    </a:xfrm>
                    <a:prstGeom prst="rect">
                      <a:avLst/>
                    </a:prstGeom>
                  </pic:spPr>
                </pic:pic>
              </a:graphicData>
            </a:graphic>
          </wp:inline>
        </w:drawing>
      </w:r>
    </w:p>
    <w:p w14:paraId="30ADF335" w14:textId="5DEBD7F3" w:rsidR="00152496" w:rsidRPr="00152496" w:rsidRDefault="002E4C60" w:rsidP="00013E2F">
      <w:pPr>
        <w:pStyle w:val="Lgende"/>
        <w:jc w:val="center"/>
      </w:pPr>
      <w:r>
        <w:t>Figure</w:t>
      </w:r>
      <w:r w:rsidR="00013E2F">
        <w:t xml:space="preserve"> </w:t>
      </w:r>
      <w:fldSimple w:instr=" SEQ Figure \* ARABIC ">
        <w:r w:rsidR="00E66AE4">
          <w:rPr>
            <w:noProof/>
          </w:rPr>
          <w:t>8</w:t>
        </w:r>
      </w:fldSimple>
      <w:r>
        <w:t xml:space="preserve"> : </w:t>
      </w:r>
      <w:r w:rsidR="648A051D">
        <w:t>Modèle de données entité-association</w:t>
      </w:r>
    </w:p>
    <w:p w14:paraId="763C736F" w14:textId="77777777" w:rsidR="00013E2F" w:rsidRDefault="00013E2F" w:rsidP="009012D9"/>
    <w:p w14:paraId="7A700C3D" w14:textId="77777777" w:rsidR="00F33349" w:rsidRDefault="00F33349">
      <w:pPr>
        <w:spacing w:line="259" w:lineRule="auto"/>
        <w:jc w:val="left"/>
      </w:pPr>
      <w:r>
        <w:br w:type="page"/>
      </w:r>
    </w:p>
    <w:p w14:paraId="7CE02E37" w14:textId="4136B009" w:rsidR="00EC7397" w:rsidRDefault="037775C9" w:rsidP="00EC7397">
      <w:pPr>
        <w:pStyle w:val="Titre4"/>
      </w:pPr>
      <w:r>
        <w:lastRenderedPageBreak/>
        <w:t>MySQL</w:t>
      </w:r>
    </w:p>
    <w:p w14:paraId="7B5BA4BD" w14:textId="259DECFD" w:rsidR="00EC7397" w:rsidRPr="00EC7397" w:rsidRDefault="29906FA7" w:rsidP="00EC7397">
      <w:r>
        <w:t>MySQL est un système de gestion de bases de données relationnelles (SGBDR) qui nous a permis de créer et de mettre en place la base de données. Pour plus de simplicité, le logiciel MySQL Workbench a été utilisé.</w:t>
      </w:r>
    </w:p>
    <w:p w14:paraId="4ACB5801" w14:textId="4136B009" w:rsidR="00251621" w:rsidRPr="00004A66" w:rsidRDefault="037775C9" w:rsidP="00004A66">
      <w:r>
        <w:t>Pour pouvoir utiliser l’application, il a fallu insérer des données. Celles-ci bien que fictives ont été insérées à travers un script. Cela permet de proposer une application prête à l’emploi.</w:t>
      </w:r>
    </w:p>
    <w:p w14:paraId="2C6DB7FE" w14:textId="77777777" w:rsidR="00932538" w:rsidRPr="00004A66" w:rsidRDefault="00932538" w:rsidP="00004A66"/>
    <w:p w14:paraId="469E9508" w14:textId="4136B009" w:rsidR="000E2B59" w:rsidRDefault="037775C9" w:rsidP="00EC7397">
      <w:pPr>
        <w:pStyle w:val="Titre4"/>
      </w:pPr>
      <w:r>
        <w:t>Hibernate</w:t>
      </w:r>
    </w:p>
    <w:p w14:paraId="711BBD33" w14:textId="4136B009" w:rsidR="00DF76F2" w:rsidRPr="00DF76F2" w:rsidRDefault="29906FA7" w:rsidP="00DF76F2">
      <w:r>
        <w:t>Pour faciliter la gestion des données au sein de l’application, nous avons utilisé le concept d’objet persistant, permettant de stocker des objets Java en toute simplicité. Pour ceci, nous avons utilisé le framework Hibernate.</w:t>
      </w:r>
    </w:p>
    <w:p w14:paraId="4F81462C" w14:textId="4136B009" w:rsidR="00151C51" w:rsidRPr="00151C51" w:rsidRDefault="037775C9" w:rsidP="00151C51">
      <w:r>
        <w:t>Ce dernier apporte le moyen de traduire les objets Java en données stockables dans la base. Il a fallu créer toutes les tables de la base de données en tant que classe Java et définir des fichiers de mapping pour que Hibernate fasse correspondre le code Java et la structure de la base de données.</w:t>
      </w:r>
    </w:p>
    <w:p w14:paraId="314D1AF7" w14:textId="77777777" w:rsidR="006921DB" w:rsidRDefault="006921DB" w:rsidP="00DF76F2"/>
    <w:p w14:paraId="4979E41A" w14:textId="5B2F0FF7" w:rsidR="00BB5648" w:rsidRPr="00BB5648" w:rsidRDefault="006921DB" w:rsidP="00BB5648">
      <w:pPr>
        <w:jc w:val="center"/>
      </w:pPr>
      <w:r>
        <w:rPr>
          <w:noProof/>
          <w:lang w:eastAsia="fr-FR"/>
        </w:rPr>
        <w:drawing>
          <wp:inline distT="0" distB="0" distL="0" distR="0" wp14:anchorId="720FCDBC" wp14:editId="492EFA6B">
            <wp:extent cx="2594513" cy="720000"/>
            <wp:effectExtent l="0" t="0" r="0" b="4445"/>
            <wp:docPr id="1323815958" name="picture" descr="Résultat de recherche d'images pour &quot;hibernate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594513" cy="720000"/>
                    </a:xfrm>
                    <a:prstGeom prst="rect">
                      <a:avLst/>
                    </a:prstGeom>
                  </pic:spPr>
                </pic:pic>
              </a:graphicData>
            </a:graphic>
          </wp:inline>
        </w:drawing>
      </w:r>
    </w:p>
    <w:p w14:paraId="22307258" w14:textId="1B8BCA7D" w:rsidR="00152496" w:rsidRPr="00152496" w:rsidRDefault="00EC4B04" w:rsidP="00EC4B04">
      <w:pPr>
        <w:pStyle w:val="Lgende"/>
        <w:jc w:val="center"/>
      </w:pPr>
      <w:r>
        <w:t xml:space="preserve">Figure </w:t>
      </w:r>
      <w:fldSimple w:instr=" SEQ Figure \* ARABIC ">
        <w:r w:rsidR="00E66AE4">
          <w:rPr>
            <w:noProof/>
          </w:rPr>
          <w:t>9</w:t>
        </w:r>
      </w:fldSimple>
      <w:r w:rsidRPr="29906FA7">
        <w:t xml:space="preserve"> : </w:t>
      </w:r>
      <w:r w:rsidRPr="00EB5769">
        <w:t>Logo du framework Hibernate</w:t>
      </w:r>
    </w:p>
    <w:p w14:paraId="10CF00A9" w14:textId="77777777" w:rsidR="00EC4B04" w:rsidRPr="00710CF6" w:rsidRDefault="00EC4B04" w:rsidP="00710CF6"/>
    <w:p w14:paraId="05463E9A" w14:textId="0B499D9E" w:rsidR="00D228E7" w:rsidRDefault="00D228E7">
      <w:pPr>
        <w:spacing w:line="259" w:lineRule="auto"/>
        <w:jc w:val="left"/>
      </w:pPr>
      <w:r>
        <w:br w:type="page"/>
      </w:r>
    </w:p>
    <w:p w14:paraId="7DB5B527" w14:textId="7323D8AC" w:rsidR="00441930" w:rsidRDefault="00B06811" w:rsidP="00441930">
      <w:pPr>
        <w:pStyle w:val="Titre3"/>
      </w:pPr>
      <w:bookmarkStart w:id="241" w:name="_Toc483319147"/>
      <w:bookmarkStart w:id="242" w:name="_Toc483320183"/>
      <w:bookmarkStart w:id="243" w:name="_Toc483666990"/>
      <w:bookmarkStart w:id="244" w:name="_Toc483746197"/>
      <w:bookmarkStart w:id="245" w:name="_Toc483751231"/>
      <w:bookmarkStart w:id="246" w:name="_Toc483768938"/>
      <w:bookmarkStart w:id="247" w:name="_Toc483770492"/>
      <w:bookmarkStart w:id="248" w:name="_Toc483772549"/>
      <w:bookmarkStart w:id="249" w:name="_Toc483780503"/>
      <w:bookmarkStart w:id="250" w:name="_Toc483824105"/>
      <w:r>
        <w:lastRenderedPageBreak/>
        <w:t>Génération de documents</w:t>
      </w:r>
      <w:bookmarkEnd w:id="241"/>
      <w:bookmarkEnd w:id="242"/>
      <w:bookmarkEnd w:id="243"/>
      <w:bookmarkEnd w:id="244"/>
      <w:bookmarkEnd w:id="245"/>
      <w:bookmarkEnd w:id="246"/>
      <w:r w:rsidR="00441930">
        <w:t xml:space="preserve"> PDF</w:t>
      </w:r>
      <w:bookmarkEnd w:id="247"/>
      <w:bookmarkEnd w:id="248"/>
      <w:bookmarkEnd w:id="249"/>
      <w:bookmarkEnd w:id="250"/>
    </w:p>
    <w:p w14:paraId="0F3BC04E" w14:textId="6BAFFF42" w:rsidR="0092753D" w:rsidRDefault="037775C9">
      <w:r>
        <w:t>Les évènements sont stockés dans la base de données. Cependant, il est utile de pouvoir retrouver ces informations sous un autre forme. Nous avons décidé de les archiver dans des documents PDF. Ainsi, les utilisateurs de l'application retrouvent plus facilement les informations souhaitées.</w:t>
      </w:r>
    </w:p>
    <w:p w14:paraId="29A81E07" w14:textId="746A11C7" w:rsidR="4BC829ED" w:rsidRDefault="037775C9">
      <w:r>
        <w:t>De plus, chaque document contient des statistiques qui permettent d’obtenir une représentation visuelle des données.</w:t>
      </w:r>
    </w:p>
    <w:p w14:paraId="0DFE9122" w14:textId="0D7E3B90" w:rsidR="00DD0733" w:rsidRDefault="29906FA7">
      <w:r>
        <w:t>Pour générer le document PDF, nous avons choisi d’utiliser le kit de développement iText version 7. Ce support offre plusieurs librairies qui permettent de créer facilement des documents PDF et laisse un grand degré de liberté sur la gestion de la mise en page.</w:t>
      </w:r>
    </w:p>
    <w:p w14:paraId="3338350C" w14:textId="77777777" w:rsidR="00DD0733" w:rsidRDefault="00DD0733"/>
    <w:p w14:paraId="5D4F822F" w14:textId="434B1A2E" w:rsidR="00262B4A" w:rsidRPr="00262B4A" w:rsidRDefault="00DD0733" w:rsidP="00262B4A">
      <w:r>
        <w:rPr>
          <w:noProof/>
          <w:lang w:eastAsia="fr-FR"/>
        </w:rPr>
        <w:drawing>
          <wp:inline distT="0" distB="0" distL="0" distR="0" wp14:anchorId="6D687E51" wp14:editId="4F9EAAF0">
            <wp:extent cx="2617945" cy="360000"/>
            <wp:effectExtent l="0" t="0" r="0" b="2540"/>
            <wp:docPr id="32982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617945" cy="360000"/>
                    </a:xfrm>
                    <a:prstGeom prst="rect">
                      <a:avLst/>
                    </a:prstGeom>
                  </pic:spPr>
                </pic:pic>
              </a:graphicData>
            </a:graphic>
          </wp:inline>
        </w:drawing>
      </w:r>
    </w:p>
    <w:p w14:paraId="4F79DEC4" w14:textId="2238226A" w:rsidR="00152496" w:rsidRPr="00152496" w:rsidRDefault="006765E9" w:rsidP="00B71FAB">
      <w:pPr>
        <w:pStyle w:val="Lgende"/>
      </w:pPr>
      <w:r w:rsidRPr="006765E9">
        <w:t xml:space="preserve">Figure </w:t>
      </w:r>
      <w:fldSimple w:instr=" SEQ Figure \* ARABIC ">
        <w:r w:rsidR="00E66AE4">
          <w:rPr>
            <w:noProof/>
          </w:rPr>
          <w:t>10</w:t>
        </w:r>
      </w:fldSimple>
      <w:r w:rsidR="00B71FAB">
        <w:t xml:space="preserve"> : L</w:t>
      </w:r>
      <w:r w:rsidR="00B71FAB" w:rsidRPr="00515D08">
        <w:t>ogo</w:t>
      </w:r>
      <w:r w:rsidRPr="006765E9">
        <w:t xml:space="preserve"> du kit de développement iText</w:t>
      </w:r>
    </w:p>
    <w:p w14:paraId="564566DC" w14:textId="77777777" w:rsidR="00B71FAB" w:rsidRDefault="00B71FAB" w:rsidP="648A051D"/>
    <w:p w14:paraId="73713BCF" w14:textId="1F797643" w:rsidR="648A051D" w:rsidDel="0083231D" w:rsidRDefault="29906FA7" w:rsidP="648A051D">
      <w:r>
        <w:t>Pour la partie graphique, nous avons utilisé JfreeChart. Ce kit permet de créer toutes sortes de graphiques. Dans le cadre du projet, nous avons choisi deux graphes en particulier, le diagramme en barres et le diagramme circulaire.</w:t>
      </w:r>
    </w:p>
    <w:p w14:paraId="368F75F7" w14:textId="2B5046C8" w:rsidR="648A051D" w:rsidDel="0083231D" w:rsidRDefault="648A051D" w:rsidP="648A051D"/>
    <w:p w14:paraId="0AA05975" w14:textId="46F4F16E" w:rsidR="648A051D" w:rsidRDefault="007B0579" w:rsidP="006765E9">
      <w:pPr>
        <w:jc w:val="right"/>
      </w:pPr>
      <w:r>
        <w:rPr>
          <w:noProof/>
          <w:lang w:eastAsia="fr-FR"/>
        </w:rPr>
        <w:drawing>
          <wp:inline distT="0" distB="0" distL="0" distR="0" wp14:anchorId="6551FFB6" wp14:editId="181DCC14">
            <wp:extent cx="2040537" cy="540000"/>
            <wp:effectExtent l="0" t="0" r="0" b="0"/>
            <wp:docPr id="66296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040537" cy="540000"/>
                    </a:xfrm>
                    <a:prstGeom prst="rect">
                      <a:avLst/>
                    </a:prstGeom>
                  </pic:spPr>
                </pic:pic>
              </a:graphicData>
            </a:graphic>
          </wp:inline>
        </w:drawing>
      </w:r>
    </w:p>
    <w:p w14:paraId="171DF385" w14:textId="5A6289F4" w:rsidR="00152496" w:rsidRPr="00152496" w:rsidRDefault="00803480" w:rsidP="00F318FA">
      <w:pPr>
        <w:pStyle w:val="Lgende"/>
        <w:jc w:val="right"/>
      </w:pPr>
      <w:r>
        <w:t xml:space="preserve">Figure </w:t>
      </w:r>
      <w:fldSimple w:instr=" SEQ Figure \* ARABIC ">
        <w:r w:rsidR="00E66AE4">
          <w:rPr>
            <w:noProof/>
          </w:rPr>
          <w:t>11</w:t>
        </w:r>
      </w:fldSimple>
      <w:r w:rsidR="00F318FA" w:rsidRPr="29906FA7">
        <w:t xml:space="preserve"> </w:t>
      </w:r>
      <w:r w:rsidR="00A82AFB">
        <w:t>: Logo du kit de développement JFreeChart</w:t>
      </w:r>
    </w:p>
    <w:p w14:paraId="5C79D79A" w14:textId="77777777" w:rsidR="00F318FA" w:rsidRDefault="00F318FA" w:rsidP="648A051D"/>
    <w:p w14:paraId="2AC405AC" w14:textId="7FF3D9C8" w:rsidR="00D228E7" w:rsidRDefault="00D228E7">
      <w:pPr>
        <w:spacing w:line="259" w:lineRule="auto"/>
        <w:jc w:val="left"/>
      </w:pPr>
      <w:r>
        <w:br w:type="page"/>
      </w:r>
    </w:p>
    <w:p w14:paraId="2F92EB83" w14:textId="793DD93D" w:rsidR="00680DB5" w:rsidRDefault="003E7977" w:rsidP="000B6288">
      <w:pPr>
        <w:pStyle w:val="Titre3"/>
      </w:pPr>
      <w:bookmarkStart w:id="251" w:name="_Toc483770493"/>
      <w:bookmarkStart w:id="252" w:name="_Toc483772550"/>
      <w:bookmarkStart w:id="253" w:name="_Toc483780504"/>
      <w:bookmarkStart w:id="254" w:name="_Toc483824106"/>
      <w:r>
        <w:lastRenderedPageBreak/>
        <w:t>Interface graphique utilisateur (GUI)</w:t>
      </w:r>
      <w:bookmarkEnd w:id="251"/>
      <w:bookmarkEnd w:id="252"/>
      <w:bookmarkEnd w:id="253"/>
      <w:bookmarkEnd w:id="254"/>
    </w:p>
    <w:p w14:paraId="61912C39" w14:textId="20FE45CC" w:rsidR="0DD4E153" w:rsidRDefault="037775C9" w:rsidP="0DD4E153">
      <w:r>
        <w:t>Pour l'interface graphique, nous avons décidé d'utiliser la technologie Swing.</w:t>
      </w:r>
    </w:p>
    <w:p w14:paraId="2548E8CD" w14:textId="2D2789A2" w:rsidR="0DD4E153" w:rsidRDefault="037775C9" w:rsidP="0DD4E153">
      <w:r>
        <w:t>Nous avions déjà travaillé avec cette librairie par le passé lors du semestre précédent. Comme nous avions peu travaillé avec des interfaces graphiques, nous avons préféré utiliser cette libraire connue, car notre application nécessitait une interface graphique conséquente.</w:t>
      </w:r>
    </w:p>
    <w:p w14:paraId="33DA4032" w14:textId="27F21408" w:rsidR="657BFF66" w:rsidRDefault="037775C9" w:rsidP="657BFF66">
      <w:r>
        <w:t>De plus, Swing propose tous les composants nécessaires à la réalisation de notre projet. Les composants principaux étant des panels, des boutons, des champs de saisie, des boites de sélection et un calendrier.</w:t>
      </w:r>
    </w:p>
    <w:p w14:paraId="3720D898" w14:textId="352CBC47" w:rsidR="0DD4E153" w:rsidRDefault="037775C9" w:rsidP="0DD4E153">
      <w:r>
        <w:t>En revanche, le design de Swing n'est pas des plus épurés, mais nous avons ciblé les fonctionnalités plutôt que l'esthétique pour ce projet.</w:t>
      </w:r>
    </w:p>
    <w:p w14:paraId="4F775A99" w14:textId="7F493AC7" w:rsidR="7F2EE745" w:rsidRDefault="037775C9" w:rsidP="7F2EE745">
      <w:r>
        <w:t xml:space="preserve">Swing impose une syntaxe de code lourde et sa relecture en est plus laborieuse qu'à l'accoutumée. Cependant, nous avons fait en sorte de séparer les éléments graphiques du reste afin d'avoir un code structuré. </w:t>
      </w:r>
    </w:p>
    <w:p w14:paraId="73B4B691" w14:textId="32D09B70" w:rsidR="00152496" w:rsidRPr="00152496" w:rsidRDefault="037775C9" w:rsidP="00152496">
      <w:r>
        <w:t>En évaluant ses points positifs et négatifs, nous avons donc fait le choix d'utiliser cette libraire pour implémenter l'interface graphique de notre application.</w:t>
      </w:r>
    </w:p>
    <w:p w14:paraId="05488A02" w14:textId="74376102" w:rsidR="003A7495" w:rsidRDefault="003A7495">
      <w:pPr>
        <w:spacing w:line="259" w:lineRule="auto"/>
        <w:jc w:val="left"/>
      </w:pPr>
    </w:p>
    <w:p w14:paraId="0425D347" w14:textId="77777777" w:rsidR="003A7495" w:rsidRDefault="003A7495">
      <w:pPr>
        <w:spacing w:line="259" w:lineRule="auto"/>
        <w:jc w:val="left"/>
      </w:pPr>
      <w:r>
        <w:br w:type="page"/>
      </w:r>
    </w:p>
    <w:p w14:paraId="3261C4A0" w14:textId="77777777" w:rsidR="00152496" w:rsidRPr="00152496" w:rsidRDefault="00680DB5" w:rsidP="00152496">
      <w:pPr>
        <w:pStyle w:val="Titre1"/>
      </w:pPr>
      <w:bookmarkStart w:id="255" w:name="_Toc483319149"/>
      <w:bookmarkStart w:id="256" w:name="_Toc483320185"/>
      <w:bookmarkStart w:id="257" w:name="_Toc483666992"/>
      <w:bookmarkStart w:id="258" w:name="_Toc483746199"/>
      <w:bookmarkStart w:id="259" w:name="_Toc483751233"/>
      <w:bookmarkStart w:id="260" w:name="_Toc483770494"/>
      <w:bookmarkStart w:id="261" w:name="_Toc483772551"/>
      <w:bookmarkStart w:id="262" w:name="_Toc483780505"/>
      <w:bookmarkStart w:id="263" w:name="_Toc483824107"/>
      <w:r>
        <w:lastRenderedPageBreak/>
        <w:t>Implémentation</w:t>
      </w:r>
      <w:bookmarkEnd w:id="255"/>
      <w:bookmarkEnd w:id="256"/>
      <w:bookmarkEnd w:id="257"/>
      <w:bookmarkEnd w:id="258"/>
      <w:bookmarkEnd w:id="259"/>
      <w:bookmarkEnd w:id="260"/>
      <w:bookmarkEnd w:id="261"/>
      <w:bookmarkEnd w:id="262"/>
      <w:bookmarkEnd w:id="263"/>
    </w:p>
    <w:p w14:paraId="4978B675" w14:textId="673EDC86" w:rsidR="00E039BE" w:rsidRDefault="00177AAB" w:rsidP="00E039BE">
      <w:pPr>
        <w:rPr>
          <w:shd w:val="clear" w:color="auto" w:fill="FFFFFF"/>
        </w:rPr>
      </w:pPr>
      <w:bookmarkStart w:id="264" w:name="_Toc483319150"/>
      <w:bookmarkStart w:id="265" w:name="_Toc483320186"/>
      <w:bookmarkStart w:id="266" w:name="_Toc483666993"/>
      <w:bookmarkStart w:id="267" w:name="_Toc483746200"/>
      <w:bookmarkStart w:id="268" w:name="_Toc483751234"/>
      <w:bookmarkStart w:id="269" w:name="_Toc483770495"/>
      <w:bookmarkStart w:id="270" w:name="_Toc483772552"/>
      <w:bookmarkStart w:id="271" w:name="_Toc483780506"/>
      <w:r>
        <w:rPr>
          <w:shd w:val="clear" w:color="auto" w:fill="FFFFFF"/>
        </w:rPr>
        <w:t>Deux choix important</w:t>
      </w:r>
      <w:r w:rsidR="00163B10">
        <w:rPr>
          <w:shd w:val="clear" w:color="auto" w:fill="FFFFFF"/>
        </w:rPr>
        <w:t xml:space="preserve">s </w:t>
      </w:r>
      <w:r>
        <w:rPr>
          <w:shd w:val="clear" w:color="auto" w:fill="FFFFFF"/>
        </w:rPr>
        <w:t>ont été fait</w:t>
      </w:r>
      <w:r w:rsidR="00163B10">
        <w:rPr>
          <w:shd w:val="clear" w:color="auto" w:fill="FFFFFF"/>
        </w:rPr>
        <w:t xml:space="preserve">s </w:t>
      </w:r>
      <w:r>
        <w:rPr>
          <w:shd w:val="clear" w:color="auto" w:fill="FFFFFF"/>
        </w:rPr>
        <w:t>lors de l’</w:t>
      </w:r>
      <w:r w:rsidR="00E039BE">
        <w:rPr>
          <w:shd w:val="clear" w:color="auto" w:fill="FFFFFF"/>
        </w:rPr>
        <w:t>implémentation d</w:t>
      </w:r>
      <w:r>
        <w:rPr>
          <w:shd w:val="clear" w:color="auto" w:fill="FFFFFF"/>
        </w:rPr>
        <w:t xml:space="preserve">e l’application. </w:t>
      </w:r>
      <w:r w:rsidR="00E039BE">
        <w:rPr>
          <w:shd w:val="clear" w:color="auto" w:fill="FFFFFF"/>
        </w:rPr>
        <w:t xml:space="preserve">Le premier concerne l’affichage de message en différentes langues dû au </w:t>
      </w:r>
      <w:r w:rsidR="009374AF">
        <w:rPr>
          <w:shd w:val="clear" w:color="auto" w:fill="FFFFFF"/>
        </w:rPr>
        <w:t>p</w:t>
      </w:r>
      <w:r w:rsidR="009374AF" w:rsidRPr="00E039BE">
        <w:t>lurilinguisme</w:t>
      </w:r>
      <w:r w:rsidR="009374AF">
        <w:rPr>
          <w:rStyle w:val="apple-converted-space"/>
          <w:rFonts w:ascii="Arial" w:hAnsi="Arial" w:cs="Arial"/>
          <w:color w:val="222222"/>
          <w:sz w:val="21"/>
          <w:szCs w:val="21"/>
          <w:shd w:val="clear" w:color="auto" w:fill="FFFFFF"/>
        </w:rPr>
        <w:t xml:space="preserve"> </w:t>
      </w:r>
      <w:r w:rsidR="00E039BE" w:rsidRPr="00E039BE">
        <w:t>de la Suisse.</w:t>
      </w:r>
    </w:p>
    <w:p w14:paraId="5C38C42E" w14:textId="2736403E" w:rsidR="00E72998" w:rsidRDefault="00163B10" w:rsidP="006249C4">
      <w:r>
        <w:rPr>
          <w:shd w:val="clear" w:color="auto" w:fill="FFFFFF"/>
        </w:rPr>
        <w:t>É</w:t>
      </w:r>
      <w:r w:rsidR="00E039BE">
        <w:rPr>
          <w:shd w:val="clear" w:color="auto" w:fill="FFFFFF"/>
        </w:rPr>
        <w:t>tant donné qu’au</w:t>
      </w:r>
      <w:r w:rsidR="00ED7B37">
        <w:rPr>
          <w:shd w:val="clear" w:color="auto" w:fill="FFFFFF"/>
        </w:rPr>
        <w:t xml:space="preserve"> niveau fédéral</w:t>
      </w:r>
      <w:r w:rsidR="00FC6CB0" w:rsidRPr="00FC6CB0">
        <w:rPr>
          <w:shd w:val="clear" w:color="auto" w:fill="FFFFFF"/>
        </w:rPr>
        <w:t xml:space="preserve"> les langues officielles sont l’allemand, le français et l’italien</w:t>
      </w:r>
      <w:r w:rsidR="00FC6CB0">
        <w:rPr>
          <w:shd w:val="clear" w:color="auto" w:fill="FFFFFF"/>
        </w:rPr>
        <w:t xml:space="preserve">. </w:t>
      </w:r>
      <w:r w:rsidR="00E039BE">
        <w:rPr>
          <w:shd w:val="clear" w:color="auto" w:fill="FFFFFF"/>
        </w:rPr>
        <w:t>N</w:t>
      </w:r>
      <w:r w:rsidR="00943900">
        <w:rPr>
          <w:shd w:val="clear" w:color="auto" w:fill="FFFFFF"/>
        </w:rPr>
        <w:t xml:space="preserve">ous </w:t>
      </w:r>
      <w:r w:rsidR="006249C4">
        <w:rPr>
          <w:shd w:val="clear" w:color="auto" w:fill="FFFFFF"/>
        </w:rPr>
        <w:t>avons</w:t>
      </w:r>
      <w:r w:rsidR="006249C4" w:rsidRPr="29906FA7">
        <w:t xml:space="preserve"> </w:t>
      </w:r>
      <w:r w:rsidR="00E72998">
        <w:t xml:space="preserve">souhaité mettre en place la gestion </w:t>
      </w:r>
      <w:r w:rsidR="009453B3">
        <w:t>de</w:t>
      </w:r>
      <w:r w:rsidR="00E72998">
        <w:t xml:space="preserve"> messages en plusieurs langues</w:t>
      </w:r>
      <w:r w:rsidR="00E039BE">
        <w:t xml:space="preserve"> afin de </w:t>
      </w:r>
      <w:r w:rsidR="00E039BE">
        <w:rPr>
          <w:shd w:val="clear" w:color="auto" w:fill="FFFFFF"/>
        </w:rPr>
        <w:t>faciliter l’utilisation de notre application dans d’autres ville</w:t>
      </w:r>
      <w:r>
        <w:rPr>
          <w:shd w:val="clear" w:color="auto" w:fill="FFFFFF"/>
        </w:rPr>
        <w:t xml:space="preserve">s </w:t>
      </w:r>
      <w:r w:rsidR="00E039BE">
        <w:rPr>
          <w:shd w:val="clear" w:color="auto" w:fill="FFFFFF"/>
        </w:rPr>
        <w:t>que Lausanne</w:t>
      </w:r>
      <w:r w:rsidR="00E72998">
        <w:t xml:space="preserve">. Nous avons utilisé des fichiers ResourceBundle.properties pour adapter la langue affichée au système exécutant l’application. </w:t>
      </w:r>
    </w:p>
    <w:p w14:paraId="7F932C3F" w14:textId="7C1F304C" w:rsidR="00E72998" w:rsidRDefault="00E039BE" w:rsidP="00E72998">
      <w:r>
        <w:rPr>
          <w:shd w:val="clear" w:color="auto" w:fill="FFFFFF"/>
        </w:rPr>
        <w:t xml:space="preserve">Le second fut porté sur le suivi des erreurs </w:t>
      </w:r>
      <w:r>
        <w:t>survenues</w:t>
      </w:r>
      <w:r>
        <w:rPr>
          <w:shd w:val="clear" w:color="auto" w:fill="FFFFFF"/>
        </w:rPr>
        <w:t xml:space="preserve"> au sein de notre application. N</w:t>
      </w:r>
      <w:r w:rsidR="00E72998">
        <w:t xml:space="preserve">ous avons </w:t>
      </w:r>
      <w:r>
        <w:t xml:space="preserve">décidé de mettre </w:t>
      </w:r>
      <w:r w:rsidR="00E72998">
        <w:t xml:space="preserve">en place un système de journalisation qui permet </w:t>
      </w:r>
      <w:r w:rsidR="005F181D">
        <w:t>de suivre en temps réel ou après coup les différentes erreurs survenues.</w:t>
      </w:r>
      <w:r w:rsidR="00E72998">
        <w:t xml:space="preserve"> Ces fichiers de log sont enregistrés dans le dossier SmartCity</w:t>
      </w:r>
      <w:r w:rsidR="005F181D">
        <w:t>/Logs.</w:t>
      </w:r>
    </w:p>
    <w:p w14:paraId="64EE03AE" w14:textId="3B08F89F" w:rsidR="00691F82" w:rsidRDefault="00691F82">
      <w:pPr>
        <w:spacing w:line="259" w:lineRule="auto"/>
        <w:jc w:val="left"/>
      </w:pPr>
    </w:p>
    <w:p w14:paraId="0F2E5948" w14:textId="6B1B1A09" w:rsidR="1C5ABFDD" w:rsidRDefault="00346CFB" w:rsidP="00583D2F">
      <w:pPr>
        <w:pStyle w:val="Titre2"/>
      </w:pPr>
      <w:bookmarkStart w:id="272" w:name="_Toc483824108"/>
      <w:r>
        <w:t>Carte</w:t>
      </w:r>
      <w:bookmarkEnd w:id="264"/>
      <w:bookmarkEnd w:id="265"/>
      <w:bookmarkEnd w:id="266"/>
      <w:bookmarkEnd w:id="267"/>
      <w:bookmarkEnd w:id="268"/>
      <w:r w:rsidR="00B834E5" w:rsidRPr="00B834E5">
        <w:t xml:space="preserve"> </w:t>
      </w:r>
      <w:r w:rsidR="00B834E5">
        <w:t>interactive</w:t>
      </w:r>
      <w:bookmarkEnd w:id="269"/>
      <w:bookmarkEnd w:id="270"/>
      <w:bookmarkEnd w:id="271"/>
      <w:bookmarkEnd w:id="272"/>
    </w:p>
    <w:p w14:paraId="7B045238" w14:textId="77777777" w:rsidR="00152496" w:rsidRPr="00152496" w:rsidRDefault="00152496" w:rsidP="00152496"/>
    <w:p w14:paraId="70FEB8CE" w14:textId="417E2AC7" w:rsidR="005616CA" w:rsidRDefault="002C1C41" w:rsidP="00B964CD">
      <w:pPr>
        <w:jc w:val="center"/>
      </w:pPr>
      <w:r w:rsidRPr="007D0612">
        <w:rPr>
          <w:noProof/>
          <w:lang w:eastAsia="fr-FR"/>
        </w:rPr>
        <w:drawing>
          <wp:inline distT="0" distB="0" distL="0" distR="0" wp14:anchorId="167C397C" wp14:editId="2E2066E0">
            <wp:extent cx="5393032" cy="3996000"/>
            <wp:effectExtent l="0" t="0" r="0" b="0"/>
            <wp:docPr id="1517943564" name="picture" descr="C:\Users\wmysz_000\AppData\Local\Microsoft\Windows\INetCache\Content.Word\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1">
                      <a:extLst>
                        <a:ext uri="{28A0092B-C50C-407E-A947-70E740481C1C}">
                          <a14:useLocalDpi xmlns:a14="http://schemas.microsoft.com/office/drawing/2010/main" val="0"/>
                        </a:ext>
                      </a:extLst>
                    </a:blip>
                    <a:srcRect r="3264"/>
                    <a:stretch/>
                  </pic:blipFill>
                  <pic:spPr bwMode="auto">
                    <a:xfrm>
                      <a:off x="0" y="0"/>
                      <a:ext cx="5393032" cy="3996000"/>
                    </a:xfrm>
                    <a:prstGeom prst="rect">
                      <a:avLst/>
                    </a:prstGeom>
                    <a:ln>
                      <a:noFill/>
                    </a:ln>
                    <a:extLst>
                      <a:ext uri="{53640926-AAD7-44D8-BBD7-CCE9431645EC}">
                        <a14:shadowObscured xmlns:a14="http://schemas.microsoft.com/office/drawing/2010/main"/>
                      </a:ext>
                    </a:extLst>
                  </pic:spPr>
                </pic:pic>
              </a:graphicData>
            </a:graphic>
          </wp:inline>
        </w:drawing>
      </w:r>
    </w:p>
    <w:p w14:paraId="4B9B9136" w14:textId="18945079" w:rsidR="00152496" w:rsidRPr="00152496" w:rsidRDefault="005616CA" w:rsidP="00EF429E">
      <w:pPr>
        <w:pStyle w:val="Lgende"/>
        <w:jc w:val="center"/>
      </w:pPr>
      <w:r>
        <w:t xml:space="preserve">Figure </w:t>
      </w:r>
      <w:fldSimple w:instr=" SEQ Figure \* ARABIC ">
        <w:r w:rsidR="00E66AE4">
          <w:rPr>
            <w:noProof/>
          </w:rPr>
          <w:t>12</w:t>
        </w:r>
      </w:fldSimple>
      <w:r>
        <w:t xml:space="preserve"> : </w:t>
      </w:r>
      <w:r w:rsidRPr="00C24AE2">
        <w:t xml:space="preserve">Schéma de la structure des classes utilisée pour construire la carte </w:t>
      </w:r>
      <w:r w:rsidRPr="00482344">
        <w:t>interactive</w:t>
      </w:r>
      <w:bookmarkStart w:id="273" w:name="_Toc483666994"/>
      <w:bookmarkStart w:id="274" w:name="_Toc483746201"/>
      <w:bookmarkStart w:id="275" w:name="_Toc483751235"/>
      <w:bookmarkStart w:id="276" w:name="_Toc483770496"/>
      <w:bookmarkStart w:id="277" w:name="_Toc483772553"/>
    </w:p>
    <w:p w14:paraId="68EBA7A9" w14:textId="503B6880" w:rsidR="00E0695F" w:rsidRDefault="00E0695F" w:rsidP="00E0695F">
      <w:bookmarkStart w:id="278" w:name="_Toc483780507"/>
    </w:p>
    <w:p w14:paraId="1E2E55BA" w14:textId="4091BE18" w:rsidR="00583D2F" w:rsidRDefault="00583D2F" w:rsidP="00583D2F">
      <w:pPr>
        <w:pStyle w:val="Titre3"/>
      </w:pPr>
      <w:bookmarkStart w:id="279" w:name="_Toc483824109"/>
      <w:r>
        <w:t>Tuile</w:t>
      </w:r>
      <w:bookmarkEnd w:id="273"/>
      <w:bookmarkEnd w:id="274"/>
      <w:bookmarkEnd w:id="275"/>
      <w:bookmarkEnd w:id="276"/>
      <w:bookmarkEnd w:id="277"/>
      <w:bookmarkEnd w:id="278"/>
      <w:bookmarkEnd w:id="279"/>
    </w:p>
    <w:p w14:paraId="5D3F9B70" w14:textId="003B85C3" w:rsidR="007825FF" w:rsidRDefault="29906FA7" w:rsidP="00583D2F">
      <w:r>
        <w:t>Les tuiles sont des images représentées par des instances de la classe BufferedImage de la bibliothèque Java. Les attributs de cette classe sont les paramètres de la tuile soit le niveau de zoom et les coordonnées x et y (</w:t>
      </w:r>
      <w:r w:rsidRPr="29906FA7">
        <w:rPr>
          <w:rStyle w:val="Lienhypertexte"/>
        </w:rPr>
        <w:t>cf. Carte en tuiles</w:t>
      </w:r>
      <w:r>
        <w:t>).</w:t>
      </w:r>
      <w:hyperlink w:anchor="_Carte_en_tuiles" w:history="1"/>
    </w:p>
    <w:p w14:paraId="5C6F12B4" w14:textId="2ADC165C" w:rsidR="00583D2F" w:rsidRPr="00583D2F" w:rsidRDefault="00756538" w:rsidP="00583D2F">
      <w:hyperlink w:anchor="_Carte_en_tuiles" w:history="1"/>
    </w:p>
    <w:p w14:paraId="28611E2C" w14:textId="74002C51" w:rsidR="00583D2F" w:rsidRDefault="00583D2F" w:rsidP="00583D2F">
      <w:pPr>
        <w:pStyle w:val="Titre3"/>
      </w:pPr>
      <w:bookmarkStart w:id="280" w:name="_Toc483666995"/>
      <w:bookmarkStart w:id="281" w:name="_Toc483746202"/>
      <w:bookmarkStart w:id="282" w:name="_Toc483751236"/>
      <w:bookmarkStart w:id="283" w:name="_Toc483770497"/>
      <w:bookmarkStart w:id="284" w:name="_Toc483772554"/>
      <w:bookmarkStart w:id="285" w:name="_Toc483780508"/>
      <w:bookmarkStart w:id="286" w:name="_Toc483824110"/>
      <w:r>
        <w:lastRenderedPageBreak/>
        <w:t>Fournisseur de tuiles</w:t>
      </w:r>
      <w:bookmarkEnd w:id="280"/>
      <w:bookmarkEnd w:id="281"/>
      <w:bookmarkEnd w:id="282"/>
      <w:bookmarkEnd w:id="283"/>
      <w:bookmarkEnd w:id="284"/>
      <w:bookmarkEnd w:id="285"/>
      <w:bookmarkEnd w:id="286"/>
    </w:p>
    <w:p w14:paraId="2AEFD0EB" w14:textId="1581378E" w:rsidR="002D641E" w:rsidRPr="002D641E" w:rsidRDefault="29906FA7" w:rsidP="004C546A">
      <w:r>
        <w:t>Un fournisseur de tuile fournit une tuile selon ses coordonnées et son niveau de zoom. Ils implémentent l’interface FournisseurTuile qui possède une seule méthode qui permet de fournir une tuile selon les paramètres donnés (zoom et coordonnées).</w:t>
      </w:r>
    </w:p>
    <w:p w14:paraId="57BCB23E" w14:textId="34B0BC25" w:rsidR="00691F82" w:rsidRDefault="00691F82">
      <w:pPr>
        <w:spacing w:line="259" w:lineRule="auto"/>
        <w:jc w:val="left"/>
      </w:pPr>
    </w:p>
    <w:p w14:paraId="13991D27" w14:textId="4136B009" w:rsidR="00583D2F" w:rsidRDefault="037775C9" w:rsidP="00583D2F">
      <w:pPr>
        <w:pStyle w:val="Titre4"/>
      </w:pPr>
      <w:r>
        <w:t>OSM</w:t>
      </w:r>
    </w:p>
    <w:p w14:paraId="47316394" w14:textId="77777777" w:rsidR="003451D4" w:rsidRDefault="29906FA7" w:rsidP="004C546A">
      <w:r>
        <w:t>Ce fournisseur obtient les tuiles à partir d’un serveur distant appartenant à OpenStreetMap. Son attribut est l’URL de base du serveur (</w:t>
      </w:r>
      <w:r w:rsidRPr="29906FA7">
        <w:rPr>
          <w:rStyle w:val="Lienhypertexte"/>
        </w:rPr>
        <w:t>cf. Carte en tuiles</w:t>
      </w:r>
      <w:r>
        <w:t>). L’image est récupérée grâce à une instance de la classe URL et la méthode statique read de la classe ImageIO. Un objet Tuile est alors créé. En cas d’erreur de connexion ou de faiblesse du serveur, une tuile alternative est affichée.</w:t>
      </w:r>
      <w:hyperlink w:anchor="_Carte_en_tuiles" w:history="1"/>
    </w:p>
    <w:p w14:paraId="30BFC484" w14:textId="3621BBE0" w:rsidR="004C546A" w:rsidRDefault="00756538" w:rsidP="004C546A">
      <w:hyperlink w:anchor="_Carte_en_tuiles" w:history="1"/>
    </w:p>
    <w:p w14:paraId="6445DEE4" w14:textId="77777777" w:rsidR="00E179B6" w:rsidRDefault="00866669" w:rsidP="00F97AF6">
      <w:pPr>
        <w:jc w:val="center"/>
      </w:pPr>
      <w:r>
        <w:rPr>
          <w:noProof/>
          <w:lang w:eastAsia="fr-FR"/>
        </w:rPr>
        <w:drawing>
          <wp:inline distT="0" distB="0" distL="0" distR="0" wp14:anchorId="6966BFDB" wp14:editId="43355894">
            <wp:extent cx="1800000" cy="1800000"/>
            <wp:effectExtent l="0" t="0" r="0" b="0"/>
            <wp:docPr id="848249218" name="picture" descr="D:\HEIG\PRO\projet\projetHeig\SmartCity\src\main\java\ch\smartcity\carte\src\main\resources\ch\smartcity\carte\resources\image\tuile_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D5C71EE" w14:textId="668570DC" w:rsidR="00152496" w:rsidRPr="00152496" w:rsidRDefault="00E179B6" w:rsidP="00B77584">
      <w:pPr>
        <w:pStyle w:val="Lgende"/>
        <w:jc w:val="center"/>
      </w:pPr>
      <w:r>
        <w:t xml:space="preserve">Figure </w:t>
      </w:r>
      <w:fldSimple w:instr=" SEQ Figure \* ARABIC ">
        <w:r w:rsidR="00E66AE4">
          <w:rPr>
            <w:noProof/>
          </w:rPr>
          <w:t>13</w:t>
        </w:r>
      </w:fldSimple>
      <w:r>
        <w:t xml:space="preserve"> : </w:t>
      </w:r>
      <w:r w:rsidRPr="00861004">
        <w:t>Tuile d’erreur</w:t>
      </w:r>
    </w:p>
    <w:p w14:paraId="688C4D1D" w14:textId="77777777" w:rsidR="00BE1122" w:rsidRDefault="00BE1122" w:rsidP="00691F82"/>
    <w:p w14:paraId="20FAB7AC" w14:textId="77777777" w:rsidR="00BE1122" w:rsidRDefault="00BE1122">
      <w:pPr>
        <w:spacing w:line="259" w:lineRule="auto"/>
        <w:jc w:val="left"/>
      </w:pPr>
      <w:r>
        <w:br w:type="page"/>
      </w:r>
    </w:p>
    <w:p w14:paraId="4A3D2D58" w14:textId="7498749F" w:rsidR="00583D2F" w:rsidRDefault="037775C9" w:rsidP="00583D2F">
      <w:pPr>
        <w:pStyle w:val="Titre4"/>
      </w:pPr>
      <w:r>
        <w:lastRenderedPageBreak/>
        <w:t>Point couleur</w:t>
      </w:r>
    </w:p>
    <w:p w14:paraId="43EFD7CD" w14:textId="39397F10" w:rsidR="003F0AD2" w:rsidRDefault="037775C9" w:rsidP="003F0AD2">
      <w:r>
        <w:t>Le but principal de la carte est de pouvoir afficher les différents évènements en cours aux bons endroits.</w:t>
      </w:r>
    </w:p>
    <w:p w14:paraId="6504B035" w14:textId="5093FE3C" w:rsidR="00237DC6" w:rsidRDefault="037775C9" w:rsidP="004C546A">
      <w:r>
        <w:t>Les tuiles sont des images, il est donc aisé d’en faire des modifications. Cependant, le procédé de modification est lourd, car à chaque changement du filtre d’évènements il faut reconstruire des tuiles OSM entièrement.</w:t>
      </w:r>
    </w:p>
    <w:p w14:paraId="7E8F2AA9" w14:textId="7F81B94F" w:rsidR="00237DC6" w:rsidRDefault="29906FA7" w:rsidP="004C546A">
      <w:r>
        <w:t>À ces fins, nous avons créé un autre fournisseur de tuiles (fournisseurTuilePointCouleur) qui possède en attribut une liste des évènements récupérés à partir de la base de données. Donc, lors d’un accès à une tuile, une nouvelle image est créée avec le nom et l’ID de l’évènement : ils apparaissent directement sur l’emplacement de celui-ci.</w:t>
      </w:r>
    </w:p>
    <w:p w14:paraId="41DC7480" w14:textId="77777777" w:rsidR="00847DB4" w:rsidRDefault="00847DB4" w:rsidP="004C546A"/>
    <w:p w14:paraId="736D49B2" w14:textId="1536CEB9" w:rsidR="00AB70F7" w:rsidRDefault="002E53E4" w:rsidP="003451D4">
      <w:pPr>
        <w:jc w:val="center"/>
      </w:pPr>
      <w:r>
        <w:rPr>
          <w:noProof/>
          <w:lang w:eastAsia="fr-FR"/>
        </w:rPr>
        <w:drawing>
          <wp:inline distT="0" distB="0" distL="0" distR="0" wp14:anchorId="5317934C" wp14:editId="7D36B631">
            <wp:extent cx="1620000" cy="162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3580" r="697" b="13330"/>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p>
    <w:p w14:paraId="728A492C" w14:textId="245E3CDA" w:rsidR="002E53E4" w:rsidRDefault="00AB70F7" w:rsidP="003451D4">
      <w:pPr>
        <w:pStyle w:val="Lgende"/>
        <w:jc w:val="center"/>
      </w:pPr>
      <w:r>
        <w:t xml:space="preserve">Figure </w:t>
      </w:r>
      <w:fldSimple w:instr=" SEQ Figure \* ARABIC ">
        <w:r w:rsidR="00E66AE4">
          <w:rPr>
            <w:noProof/>
          </w:rPr>
          <w:t>14</w:t>
        </w:r>
      </w:fldSimple>
      <w:r w:rsidRPr="29906FA7">
        <w:t xml:space="preserve"> : </w:t>
      </w:r>
      <w:r w:rsidRPr="00AC343A">
        <w:t>Exemple d’une tuile fournie depuis le fournisseurTuilePointCouleur</w:t>
      </w:r>
    </w:p>
    <w:p w14:paraId="04F5BAAD" w14:textId="77777777" w:rsidR="00152496" w:rsidRPr="00152496" w:rsidRDefault="00152496" w:rsidP="00152496"/>
    <w:p w14:paraId="7F445A84" w14:textId="1127B989" w:rsidR="004C546A" w:rsidRDefault="037775C9" w:rsidP="004C546A">
      <w:r>
        <w:t>Par la suite, les tuiles marquées de points de couleur vont se superposer aux tuiles de la carte, grâce à un fond transparent. Lors d’un changement d’affichage, seules ces tuiles sont modifiées.</w:t>
      </w:r>
    </w:p>
    <w:p w14:paraId="3C0573D8" w14:textId="77777777" w:rsidR="003A7495" w:rsidRDefault="003A7495" w:rsidP="004C546A"/>
    <w:p w14:paraId="40C17790" w14:textId="6F2402C1" w:rsidR="00583D2F" w:rsidRPr="00583D2F" w:rsidRDefault="037775C9" w:rsidP="00583D2F">
      <w:pPr>
        <w:pStyle w:val="Titre4"/>
      </w:pPr>
      <w:r>
        <w:t>Cache</w:t>
      </w:r>
    </w:p>
    <w:p w14:paraId="51B80FA6" w14:textId="63591E75" w:rsidR="009D7EC8" w:rsidRDefault="29906FA7" w:rsidP="003F0AD2">
      <w:r>
        <w:t>Le fournisseur de tuile en cache est un transformateur qui enveloppe un fournisseur de tuile standard. Tous les nouveaux appels à une tuile sont stockés dans un objet TuileCache qui est une table associative de tuiles, LinkedHashMap.</w:t>
      </w:r>
    </w:p>
    <w:p w14:paraId="0AE71AB9" w14:textId="57F26DC0" w:rsidR="009D7EC8" w:rsidRDefault="29906FA7" w:rsidP="003F0AD2">
      <w:r>
        <w:t>La clé pour retrouver la tuile est un objet de type Long et construit à partir des coordonnées de la tuile. La classe LinkedHashMap offre la méthode removeEldestEntry qui permet de fixer une taille maximum de données, et une fois atteinte, s'assure que les plus anciennes sont effacées.</w:t>
      </w:r>
    </w:p>
    <w:p w14:paraId="27EFDB1C" w14:textId="2C93F6E8" w:rsidR="007F2C13" w:rsidRDefault="037775C9" w:rsidP="003F0AD2">
      <w:r>
        <w:t>Si la tuile s’y trouve déjà, il n’y a pas besoin de la reconstruire. Un simple appel à la table associative est suffisant. Ce procédé n’améliore pas la rapidité lors du premier chargement, mais apporte de la fluidité une fois que les tuiles ont été chargées dans le cache.</w:t>
      </w:r>
    </w:p>
    <w:p w14:paraId="371DC0A0" w14:textId="77777777" w:rsidR="00BE1122" w:rsidRDefault="00BE1122" w:rsidP="003F0AD2"/>
    <w:p w14:paraId="69205D82" w14:textId="77777777" w:rsidR="00BE1122" w:rsidRDefault="00BE1122">
      <w:pPr>
        <w:spacing w:line="259" w:lineRule="auto"/>
        <w:jc w:val="left"/>
      </w:pPr>
      <w:r>
        <w:br w:type="page"/>
      </w:r>
    </w:p>
    <w:p w14:paraId="6C92746D" w14:textId="1A07D3A6" w:rsidR="00237DC6" w:rsidRDefault="4364936C" w:rsidP="00237DC6">
      <w:pPr>
        <w:pStyle w:val="Titre3"/>
      </w:pPr>
      <w:bookmarkStart w:id="287" w:name="_Toc483746203"/>
      <w:bookmarkStart w:id="288" w:name="_Toc483751237"/>
      <w:bookmarkStart w:id="289" w:name="_Toc483770498"/>
      <w:bookmarkStart w:id="290" w:name="_Toc483772555"/>
      <w:bookmarkStart w:id="291" w:name="_Toc483780509"/>
      <w:bookmarkStart w:id="292" w:name="_Toc483824111"/>
      <w:r>
        <w:lastRenderedPageBreak/>
        <w:t>Interface graphique</w:t>
      </w:r>
      <w:bookmarkEnd w:id="287"/>
      <w:bookmarkEnd w:id="288"/>
      <w:bookmarkEnd w:id="289"/>
      <w:r w:rsidR="00436A7B">
        <w:t xml:space="preserve"> utilisateur</w:t>
      </w:r>
      <w:bookmarkEnd w:id="290"/>
      <w:bookmarkEnd w:id="291"/>
      <w:bookmarkEnd w:id="292"/>
    </w:p>
    <w:p w14:paraId="3F3E67D4" w14:textId="77777777" w:rsidR="00EC0618" w:rsidRDefault="29906FA7" w:rsidP="003625B7">
      <w:r>
        <w:t xml:space="preserve">La classe CarteTuilesComponent (sous-classe de JComponent) est un composant Swing capable d'afficher une carte en tuiles fournies par un ou plusieurs fournisseurs de tuiles. Elle possède deux attributs, le niveau de zoom actuel de la carte et la liste des fournisseurs de tuiles. </w:t>
      </w:r>
    </w:p>
    <w:p w14:paraId="540893C1" w14:textId="0E1EEE58" w:rsidR="002157A5" w:rsidRDefault="29906FA7" w:rsidP="003625B7">
      <w:r>
        <w:t>Le zoom et la liste des fournisseurs de tuiles sont fournis lors de la construction d’un objet CarteTuilesComponent.</w:t>
      </w:r>
    </w:p>
    <w:p w14:paraId="014A4CCF" w14:textId="5CC51F8A" w:rsidR="003625B7" w:rsidRDefault="29906FA7" w:rsidP="003625B7">
      <w:r>
        <w:t>Le niveau de zoom, compris entre 12 et 19 inclus, est modifiable par la suite lors d’une interaction avec la molette de la souris. Tout comme le zoom, la liste des fournisseurs de tuiles est modifiable grâce à la méthode setZoom respectivement ajoutFournisseurTuile.</w:t>
      </w:r>
    </w:p>
    <w:p w14:paraId="1E163241" w14:textId="052A8D60" w:rsidR="00D32295" w:rsidRDefault="29906FA7" w:rsidP="003625B7">
      <w:r>
        <w:t xml:space="preserve">Pour garder le même comportement d’utilisation du composant graphique JComponent, plusieurs méthodes de cette classe doivent être redéfinies. </w:t>
      </w:r>
    </w:p>
    <w:p w14:paraId="1B8A8288" w14:textId="617995C2" w:rsidR="00D32295" w:rsidRDefault="29906FA7" w:rsidP="003625B7">
      <w:r>
        <w:t xml:space="preserve">Premièrement, getPreferredSize retourne la dimension du composant. Dans notre implémentation, cette taille est celle de la carte du monde au niveau du zoom courant. </w:t>
      </w:r>
    </w:p>
    <w:p w14:paraId="5C934B2C" w14:textId="2443857D" w:rsidR="003625B7" w:rsidRDefault="29906FA7" w:rsidP="003625B7">
      <w:r>
        <w:t>Puis paintComponent, est appelée à chaque fois que le composant doit être affiché. C’est elle qui sera chargée de dessiner les tuiles des différents fournisseurs les unes par-dessus les autres, dans l'ordre des fournisseurs. Le premier fournisseur transmet le fond de la carte avec des tuiles opaques, tandis que le fournisseur de points couleur superpose des tuiles transparentes.</w:t>
      </w:r>
    </w:p>
    <w:p w14:paraId="4AC5718F" w14:textId="323EB6BE" w:rsidR="001A1DBC" w:rsidRDefault="29906FA7" w:rsidP="003625B7">
      <w:r>
        <w:t>Le système de coordonnées de CarteTuilesComponent est le système de coordonnées cartésien au niveau de zoom courant, ce qui peut vite devenir gigantesque selon le zoom utilisé (</w:t>
      </w:r>
      <w:r w:rsidRPr="29906FA7">
        <w:rPr>
          <w:rStyle w:val="Lienhypertexte"/>
        </w:rPr>
        <w:t>cf. Système cartésien</w:t>
      </w:r>
      <w:r>
        <w:t xml:space="preserve">). Cependant la taille du composant n’est pas un problème puisque les parties invisibles ne sont jamais dessinées et aucune mémoire ne leur est allouée. </w:t>
      </w:r>
      <w:hyperlink w:anchor="_Système_cartésien" w:history="1"/>
    </w:p>
    <w:p w14:paraId="7FE6698D" w14:textId="59C94A59" w:rsidR="003625B7" w:rsidRDefault="29906FA7" w:rsidP="003625B7">
      <w:r>
        <w:t>La partie visible du composant est obtenue à l’aide la méthode getVisibleRect, qui retourne le rectangle visible du composant dans son propre système de coordonnées. C’est dans ce rectangle que l’on va déterminer l'ensemble des tuiles à dessiner.</w:t>
      </w:r>
    </w:p>
    <w:p w14:paraId="09069260" w14:textId="11508268" w:rsidR="003625B7" w:rsidDel="003625B7" w:rsidRDefault="29906FA7" w:rsidP="003625B7">
      <w:r>
        <w:t>Lors d’un changement de niveau de zoom ou lorsque la liste des fournisseurs de tuiles est mise à jour, il faut redessiner le composant. Un appel à la méthode repaint est alors effectué.</w:t>
      </w:r>
    </w:p>
    <w:p w14:paraId="017CEF6A" w14:textId="61616C27" w:rsidR="00342E5E" w:rsidRDefault="29906FA7">
      <w:pPr>
        <w:spacing w:line="259" w:lineRule="auto"/>
        <w:jc w:val="left"/>
      </w:pPr>
      <w:r>
        <w:t>Concernant l’interaction du déplacement de la carte avec la souris, elle est gérée grâce à un objet JViewport positionné sur une partie de la zone dessinée par CarteTuilesComponent. La position de cette vue bouge et suit les mouvements de la souris.</w:t>
      </w:r>
    </w:p>
    <w:p w14:paraId="717EF220" w14:textId="77777777" w:rsidR="00E31B9B" w:rsidRDefault="00E31B9B">
      <w:pPr>
        <w:spacing w:line="259" w:lineRule="auto"/>
        <w:jc w:val="left"/>
      </w:pPr>
    </w:p>
    <w:p w14:paraId="7F7A4C55" w14:textId="3C543938" w:rsidR="00DE4620" w:rsidRDefault="00AA7716">
      <w:pPr>
        <w:spacing w:line="259" w:lineRule="auto"/>
        <w:jc w:val="left"/>
      </w:pPr>
      <w:r>
        <w:br w:type="page"/>
      </w:r>
    </w:p>
    <w:p w14:paraId="54469011" w14:textId="77777777" w:rsidR="00AA7716" w:rsidRDefault="00346CFB" w:rsidP="00346CFB">
      <w:pPr>
        <w:pStyle w:val="Titre2"/>
      </w:pPr>
      <w:bookmarkStart w:id="293" w:name="_Toc483746204"/>
      <w:bookmarkStart w:id="294" w:name="_Toc483751238"/>
      <w:bookmarkStart w:id="295" w:name="_Toc483770499"/>
      <w:bookmarkStart w:id="296" w:name="_Toc483772556"/>
      <w:bookmarkStart w:id="297" w:name="_Toc483780510"/>
      <w:bookmarkStart w:id="298" w:name="_Toc483319151"/>
      <w:bookmarkStart w:id="299" w:name="_Toc483320187"/>
      <w:bookmarkStart w:id="300" w:name="_Toc483666996"/>
      <w:bookmarkStart w:id="301" w:name="_Toc483824112"/>
      <w:commentRangeStart w:id="302"/>
      <w:r>
        <w:lastRenderedPageBreak/>
        <w:t>Base de données</w:t>
      </w:r>
      <w:bookmarkEnd w:id="293"/>
      <w:bookmarkEnd w:id="294"/>
      <w:bookmarkEnd w:id="295"/>
      <w:bookmarkEnd w:id="296"/>
      <w:bookmarkEnd w:id="297"/>
      <w:commentRangeEnd w:id="302"/>
      <w:r w:rsidR="009C52A8">
        <w:rPr>
          <w:rStyle w:val="Marquedecommentaire"/>
          <w:rFonts w:asciiTheme="minorHAnsi" w:eastAsiaTheme="minorHAnsi" w:hAnsiTheme="minorHAnsi" w:cstheme="minorBidi"/>
          <w:color w:val="auto"/>
        </w:rPr>
        <w:commentReference w:id="302"/>
      </w:r>
      <w:bookmarkEnd w:id="301"/>
    </w:p>
    <w:p w14:paraId="3B7DE4CF" w14:textId="6B3D4DB3" w:rsidR="003C6163" w:rsidRDefault="037775C9" w:rsidP="00AA7716">
      <w:r>
        <w:t xml:space="preserve">En premier lieu, nous avons travaillé sur l’implémentation de la base de données. Puis, nous avons implémenté les fichiers de mapping </w:t>
      </w:r>
      <w:r w:rsidR="00B31CE9">
        <w:t>pour que Hibernate puisse connaî</w:t>
      </w:r>
      <w:r>
        <w:t xml:space="preserve">tre la structure de la base de données. Des classes représentant les tables de la base de données ont été créées pour utiliser le code Java </w:t>
      </w:r>
      <w:r w:rsidR="00F66331">
        <w:t>afin d’</w:t>
      </w:r>
      <w:r>
        <w:t xml:space="preserve">élaborer des requêtes </w:t>
      </w:r>
      <w:r w:rsidR="00F66331">
        <w:t>vers</w:t>
      </w:r>
      <w:r>
        <w:t xml:space="preserve"> la base de données. </w:t>
      </w:r>
    </w:p>
    <w:p w14:paraId="39632318" w14:textId="5420B31D" w:rsidR="00AA7716" w:rsidRDefault="29906FA7" w:rsidP="00AA7716">
      <w:r>
        <w:t xml:space="preserve">Avec l’utilisation du framework Hibernate, la mise en place de requête à effectuer au niveau de la base de données a été simplifiée et accélérée. Nous avons décidé de mettre en place un système de transaction permettant de ne pas altérer la base de données si une requête n’aboutissait pas. N’importe quelle requête renvoie </w:t>
      </w:r>
      <w:r w:rsidR="00F66331">
        <w:t xml:space="preserve">à </w:t>
      </w:r>
      <w:r>
        <w:t>une liste d’objets. Lors d’une erreur, cette liste n’existe pas (valeur à null), s’il n’y a pas d’objet qui correspond à la requête effectuée la liste est vide.</w:t>
      </w:r>
    </w:p>
    <w:p w14:paraId="17892324" w14:textId="04E3D7A7" w:rsidR="00D625EB" w:rsidRDefault="037775C9" w:rsidP="00AA7716">
      <w:r>
        <w:t>Une requête est définie par des critères de sélection qui permettent</w:t>
      </w:r>
      <w:r w:rsidR="00F66331">
        <w:t xml:space="preserve"> à la base de données de récupérer les enregistrements correspondants</w:t>
      </w:r>
      <w:r>
        <w:t>.</w:t>
      </w:r>
    </w:p>
    <w:p w14:paraId="38FF76FE" w14:textId="53007AD7" w:rsidR="00423983" w:rsidRDefault="009F197A" w:rsidP="00AA7716">
      <w:r>
        <w:t>Prenons l’exemple d’une requête de sélection d’un statut.</w:t>
      </w:r>
    </w:p>
    <w:p w14:paraId="293FB674" w14:textId="77777777" w:rsidR="00401DDC" w:rsidRDefault="00D8710D" w:rsidP="00401DDC">
      <w:r>
        <w:t xml:space="preserve">Pour exécuter </w:t>
      </w:r>
      <w:r w:rsidR="00E82206">
        <w:t>cette</w:t>
      </w:r>
      <w:r>
        <w:t xml:space="preserve"> requête, il est indispensable d’ouvrir ou </w:t>
      </w:r>
      <w:r w:rsidR="00E82206">
        <w:t xml:space="preserve">de </w:t>
      </w:r>
      <w:r>
        <w:t>récupérer la session de travail correspondant à la liaison avec la base de données.</w:t>
      </w:r>
      <w:r w:rsidR="00CA39A6">
        <w:t xml:space="preserve"> </w:t>
      </w:r>
      <w:r w:rsidR="00E82206">
        <w:t>Puis, pour pallier aux erreurs</w:t>
      </w:r>
      <w:r w:rsidR="00F66331">
        <w:t xml:space="preserve"> qui surviendrai</w:t>
      </w:r>
      <w:r w:rsidR="006A050C">
        <w:t>en</w:t>
      </w:r>
      <w:r w:rsidR="00F66331">
        <w:t>t</w:t>
      </w:r>
      <w:r w:rsidR="00E82206">
        <w:t xml:space="preserve"> lors de l’exécution, une transaction est ouverte.</w:t>
      </w:r>
      <w:r w:rsidR="00F66331">
        <w:t xml:space="preserve"> </w:t>
      </w:r>
    </w:p>
    <w:p w14:paraId="029A4C12" w14:textId="5235424D" w:rsidR="00401DDC" w:rsidRPr="00995C32" w:rsidRDefault="00F66331" w:rsidP="00401DDC">
      <w:r>
        <w:t xml:space="preserve">Dans le cas de notre application, </w:t>
      </w:r>
      <w:r w:rsidR="00401DDC">
        <w:t>un système de notification des évènements existe. Dû à cela, plusieurs threads peuvent accéder simultanément à cette session de travail. Il est donc indispensable d’en protéger l’accès.</w:t>
      </w:r>
    </w:p>
    <w:p w14:paraId="0833A273" w14:textId="7A152423" w:rsidR="00F66331" w:rsidRDefault="00F66331" w:rsidP="00AA7716"/>
    <w:p w14:paraId="512A026E" w14:textId="79A93900" w:rsidR="00423983" w:rsidRDefault="002001DF" w:rsidP="00423983">
      <w:pPr>
        <w:jc w:val="center"/>
      </w:pPr>
      <w:r>
        <w:pict w14:anchorId="5AF71D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3.5pt">
            <v:imagedata r:id="rId34" o:title="Capture" croptop="6966f" cropbottom="48955f"/>
          </v:shape>
        </w:pict>
      </w:r>
    </w:p>
    <w:p w14:paraId="516455AB" w14:textId="3F251319" w:rsidR="00213EEA" w:rsidRDefault="00CE2180" w:rsidP="00CE2180">
      <w:pPr>
        <w:pStyle w:val="Lgende"/>
        <w:jc w:val="center"/>
      </w:pPr>
      <w:r>
        <w:t xml:space="preserve">Figure </w:t>
      </w:r>
      <w:fldSimple w:instr=" SEQ Figure \* ARABIC ">
        <w:r w:rsidR="00E66AE4">
          <w:rPr>
            <w:noProof/>
          </w:rPr>
          <w:t>15</w:t>
        </w:r>
      </w:fldSimple>
      <w:r>
        <w:t xml:space="preserve"> : Ouverture d'une session de travail et d'une transaction</w:t>
      </w:r>
    </w:p>
    <w:p w14:paraId="3215047B" w14:textId="7216B00B" w:rsidR="004A1D39" w:rsidRDefault="004A1D39" w:rsidP="004A1D39"/>
    <w:p w14:paraId="67568E6F" w14:textId="2180E4E5" w:rsidR="006A050C" w:rsidRDefault="00E82206" w:rsidP="004A1D39">
      <w:r>
        <w:t>Ensuite, il faut définir la table de la base de données ciblé</w:t>
      </w:r>
      <w:r w:rsidR="006A050C">
        <w:t>e</w:t>
      </w:r>
      <w:r>
        <w:t xml:space="preserve"> en utilisant la classe correspondante. Pour définir des critères de sélection à la requête, il est nécessaire de créer des predicats</w:t>
      </w:r>
      <w:r w:rsidR="006A050C">
        <w:t>. Ces prédicats sont construits</w:t>
      </w:r>
      <w:r>
        <w:t xml:space="preserve"> à partir d’un opérateur de comparaison (ég</w:t>
      </w:r>
      <w:r w:rsidR="006A050C">
        <w:t>al, inférieur, supérieur, etc.), de l’attribut de la table et du critère de sélection fournit par l’utilisateur.</w:t>
      </w:r>
    </w:p>
    <w:p w14:paraId="4E18E826" w14:textId="1EB5F75D" w:rsidR="00E82206" w:rsidRDefault="00E82206" w:rsidP="004A1D39">
      <w:r>
        <w:t xml:space="preserve">Pour que Hibernate comprenne quel attribut de la table </w:t>
      </w:r>
      <w:r w:rsidR="006A050C">
        <w:t xml:space="preserve">est </w:t>
      </w:r>
      <w:r>
        <w:t>utilisé lors de la comparaison, il est obligatoire de créer des Metamodels</w:t>
      </w:r>
      <w:r w:rsidR="00C63791">
        <w:t xml:space="preserve"> (cf. </w:t>
      </w:r>
      <w:r w:rsidR="00F56C82">
        <w:fldChar w:fldCharType="begin"/>
      </w:r>
      <w:r w:rsidR="00F56C82">
        <w:instrText xml:space="preserve"> REF _Ref483822331 \h </w:instrText>
      </w:r>
      <w:r w:rsidR="00F56C82">
        <w:fldChar w:fldCharType="separate"/>
      </w:r>
      <w:r w:rsidR="00F56C82">
        <w:t xml:space="preserve">Figure </w:t>
      </w:r>
      <w:r w:rsidR="00F56C82">
        <w:rPr>
          <w:noProof/>
        </w:rPr>
        <w:t>16</w:t>
      </w:r>
      <w:r w:rsidR="00F56C82">
        <w:fldChar w:fldCharType="end"/>
      </w:r>
      <w:r w:rsidR="00C63791">
        <w:t>)</w:t>
      </w:r>
      <w:r w:rsidR="006A050C">
        <w:t>. Ils permette</w:t>
      </w:r>
      <w:r>
        <w:t xml:space="preserve">nt de connaître le type de l’attribut et </w:t>
      </w:r>
      <w:r w:rsidR="006A050C">
        <w:t xml:space="preserve">de </w:t>
      </w:r>
      <w:r>
        <w:t>forcer l’utilisateur à fou</w:t>
      </w:r>
      <w:r w:rsidR="006A050C">
        <w:t>rnir un paramètre de type semblable</w:t>
      </w:r>
      <w:r>
        <w:t xml:space="preserve"> pour </w:t>
      </w:r>
      <w:r w:rsidR="006A050C">
        <w:t>que la comparaison ait lieu.</w:t>
      </w:r>
    </w:p>
    <w:p w14:paraId="79E6BE63" w14:textId="77777777" w:rsidR="00C15D1C" w:rsidRDefault="00C15D1C" w:rsidP="004A1D39"/>
    <w:p w14:paraId="665FC6A5" w14:textId="77777777" w:rsidR="00C15D1C" w:rsidRDefault="00C15D1C">
      <w:pPr>
        <w:spacing w:line="259" w:lineRule="auto"/>
        <w:jc w:val="left"/>
      </w:pPr>
      <w:r>
        <w:br w:type="page"/>
      </w:r>
    </w:p>
    <w:p w14:paraId="5894D770" w14:textId="65B2F3B0" w:rsidR="00E82206" w:rsidRDefault="00E82206" w:rsidP="004A1D39">
      <w:r>
        <w:lastRenderedPageBreak/>
        <w:t>Pour une util</w:t>
      </w:r>
      <w:r w:rsidR="00C53141">
        <w:t>isation standard</w:t>
      </w:r>
      <w:r>
        <w:t xml:space="preserve"> des fonctions définissant les requête</w:t>
      </w:r>
      <w:r w:rsidR="004D7B3E">
        <w:t>s, nous avons décidé de gérer les valeurs atypiques des critères de sélection. Si la valeur de celui est null ou vide (pour une chaîne de caractère</w:t>
      </w:r>
      <w:r w:rsidR="00C53141">
        <w:t>s</w:t>
      </w:r>
      <w:r w:rsidR="004D7B3E">
        <w:t xml:space="preserve">) alors la requête ne possèdera aucun critère de sélection. Elle récupèra </w:t>
      </w:r>
      <w:r w:rsidR="00C53141">
        <w:t>tous les enregistrements de</w:t>
      </w:r>
      <w:r w:rsidR="004D7B3E">
        <w:t xml:space="preserve"> la table</w:t>
      </w:r>
      <w:r w:rsidR="00C53141">
        <w:t xml:space="preserve"> ciblée</w:t>
      </w:r>
      <w:r w:rsidR="004D7B3E">
        <w:t>.</w:t>
      </w:r>
    </w:p>
    <w:p w14:paraId="0D33F172" w14:textId="77777777" w:rsidR="00E82206" w:rsidRDefault="00E82206" w:rsidP="004A1D39"/>
    <w:p w14:paraId="31CD18AF" w14:textId="500BFFC4" w:rsidR="004A1D39" w:rsidRDefault="00D7573D" w:rsidP="00423983">
      <w:pPr>
        <w:jc w:val="center"/>
      </w:pPr>
      <w:r>
        <w:rPr>
          <w:noProof/>
          <w:lang w:eastAsia="fr-FR"/>
        </w:rPr>
        <mc:AlternateContent>
          <mc:Choice Requires="wps">
            <w:drawing>
              <wp:anchor distT="0" distB="0" distL="114300" distR="114300" simplePos="0" relativeHeight="251658247" behindDoc="0" locked="0" layoutInCell="1" allowOverlap="1" wp14:anchorId="775FF2AB" wp14:editId="363ADC16">
                <wp:simplePos x="0" y="0"/>
                <wp:positionH relativeFrom="column">
                  <wp:posOffset>658343</wp:posOffset>
                </wp:positionH>
                <wp:positionV relativeFrom="paragraph">
                  <wp:posOffset>1682166</wp:posOffset>
                </wp:positionV>
                <wp:extent cx="709574" cy="0"/>
                <wp:effectExtent l="0" t="76200" r="14605" b="95250"/>
                <wp:wrapNone/>
                <wp:docPr id="7" name="Connecteur droit avec flèche 7"/>
                <wp:cNvGraphicFramePr/>
                <a:graphic xmlns:a="http://schemas.openxmlformats.org/drawingml/2006/main">
                  <a:graphicData uri="http://schemas.microsoft.com/office/word/2010/wordprocessingShape">
                    <wps:wsp>
                      <wps:cNvCnPr/>
                      <wps:spPr>
                        <a:xfrm>
                          <a:off x="0" y="0"/>
                          <a:ext cx="7095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EC468" id="Connecteur droit avec flèche 7" o:spid="_x0000_s1026" type="#_x0000_t32" style="position:absolute;margin-left:51.85pt;margin-top:132.45pt;width:55.8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" strokecolor="black [3200]" strokeweight=".5pt">
                <v:stroke endarrow="block" joinstyle="miter"/>
              </v:shape>
            </w:pict>
          </mc:Fallback>
        </mc:AlternateContent>
      </w:r>
      <w:r w:rsidR="00F95E63">
        <w:rPr>
          <w:noProof/>
          <w:lang w:eastAsia="fr-FR"/>
        </w:rPr>
        <mc:AlternateContent>
          <mc:Choice Requires="wps">
            <w:drawing>
              <wp:anchor distT="0" distB="0" distL="114300" distR="114300" simplePos="0" relativeHeight="251658246" behindDoc="0" locked="0" layoutInCell="1" allowOverlap="1" wp14:anchorId="5CC2D3E7" wp14:editId="31DEF80E">
                <wp:simplePos x="0" y="0"/>
                <wp:positionH relativeFrom="margin">
                  <wp:align>left</wp:align>
                </wp:positionH>
                <wp:positionV relativeFrom="paragraph">
                  <wp:posOffset>1563980</wp:posOffset>
                </wp:positionV>
                <wp:extent cx="914400" cy="256032"/>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914400" cy="256032"/>
                        </a:xfrm>
                        <a:prstGeom prst="rect">
                          <a:avLst/>
                        </a:prstGeom>
                        <a:noFill/>
                        <a:ln w="6350">
                          <a:noFill/>
                        </a:ln>
                      </wps:spPr>
                      <wps:txbx>
                        <w:txbxContent>
                          <w:p w14:paraId="00687751" w14:textId="145E36DA" w:rsidR="00BF28B1" w:rsidRPr="00F95E63" w:rsidRDefault="00BF28B1">
                            <w:pPr>
                              <w:rPr>
                                <w:sz w:val="18"/>
                              </w:rPr>
                            </w:pPr>
                            <w:r w:rsidRPr="00F95E63">
                              <w:rPr>
                                <w:sz w:val="18"/>
                              </w:rPr>
                              <w:t>Metamodel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2D3E7" id="Zone de texte 5" o:spid="_x0000_s1039" type="#_x0000_t202" style="position:absolute;left:0;text-align:left;margin-left:0;margin-top:123.15pt;width:1in;height:20.15pt;z-index:25165824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" filled="f" stroked="f" strokeweight=".5pt">
                <v:textbox>
                  <w:txbxContent>
                    <w:p w14:paraId="00687751" w14:textId="145E36DA" w:rsidR="00BF28B1" w:rsidRPr="00F95E63" w:rsidRDefault="00BF28B1">
                      <w:pPr>
                        <w:rPr>
                          <w:sz w:val="18"/>
                        </w:rPr>
                      </w:pPr>
                      <w:r w:rsidRPr="00F95E63">
                        <w:rPr>
                          <w:sz w:val="18"/>
                        </w:rPr>
                        <w:t>Metamodel</w:t>
                      </w:r>
                    </w:p>
                  </w:txbxContent>
                </v:textbox>
                <w10:wrap anchorx="margin"/>
              </v:shape>
            </w:pict>
          </mc:Fallback>
        </mc:AlternateContent>
      </w:r>
      <w:r w:rsidR="00E82206">
        <w:rPr>
          <w:noProof/>
          <w:lang w:eastAsia="fr-FR"/>
        </w:rPr>
        <mc:AlternateContent>
          <mc:Choice Requires="wps">
            <w:drawing>
              <wp:anchor distT="0" distB="0" distL="114300" distR="114300" simplePos="0" relativeHeight="251658245" behindDoc="0" locked="0" layoutInCell="1" allowOverlap="1" wp14:anchorId="232C3ACB" wp14:editId="09ED2ED7">
                <wp:simplePos x="0" y="0"/>
                <wp:positionH relativeFrom="column">
                  <wp:posOffset>1390732</wp:posOffset>
                </wp:positionH>
                <wp:positionV relativeFrom="paragraph">
                  <wp:posOffset>1599457</wp:posOffset>
                </wp:positionV>
                <wp:extent cx="1154317" cy="167489"/>
                <wp:effectExtent l="19050" t="19050" r="27305" b="23495"/>
                <wp:wrapNone/>
                <wp:docPr id="4" name="Rectangle 4"/>
                <wp:cNvGraphicFramePr/>
                <a:graphic xmlns:a="http://schemas.openxmlformats.org/drawingml/2006/main">
                  <a:graphicData uri="http://schemas.microsoft.com/office/word/2010/wordprocessingShape">
                    <wps:wsp>
                      <wps:cNvSpPr/>
                      <wps:spPr>
                        <a:xfrm>
                          <a:off x="0" y="0"/>
                          <a:ext cx="1154317" cy="16748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1BA87" id="Rectangle 4" o:spid="_x0000_s1026" style="position:absolute;margin-left:109.5pt;margin-top:125.95pt;width:90.9pt;height:13.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" filled="f" strokecolor="red" strokeweight="3pt"/>
            </w:pict>
          </mc:Fallback>
        </mc:AlternateContent>
      </w:r>
      <w:r w:rsidR="002001DF">
        <w:pict w14:anchorId="21DDCFDE">
          <v:shape id="_x0000_i1026" type="#_x0000_t75" style="width:453.75pt;height:165pt">
            <v:imagedata r:id="rId34" o:title="Capture" croptop="16678f" cropbottom="27274f"/>
          </v:shape>
        </w:pict>
      </w:r>
    </w:p>
    <w:p w14:paraId="1AAA98DE" w14:textId="1E66B04D" w:rsidR="004A1D39" w:rsidRDefault="00C37B07" w:rsidP="00C37B07">
      <w:pPr>
        <w:pStyle w:val="Lgende"/>
        <w:jc w:val="center"/>
      </w:pPr>
      <w:bookmarkStart w:id="303" w:name="_Ref483822331"/>
      <w:r>
        <w:t xml:space="preserve">Figure </w:t>
      </w:r>
      <w:fldSimple w:instr=" SEQ Figure \* ARABIC ">
        <w:r w:rsidR="00E66AE4">
          <w:rPr>
            <w:noProof/>
          </w:rPr>
          <w:t>16</w:t>
        </w:r>
      </w:fldSimple>
      <w:bookmarkEnd w:id="303"/>
      <w:r>
        <w:t xml:space="preserve"> : Définition des critères de sélection de la requête</w:t>
      </w:r>
    </w:p>
    <w:p w14:paraId="41BEF31B" w14:textId="247AB720" w:rsidR="004A1D39" w:rsidRDefault="004A1D39" w:rsidP="004A1D39"/>
    <w:p w14:paraId="10E3A046" w14:textId="5CA17AB5" w:rsidR="004D7B3E" w:rsidRDefault="004D7B3E" w:rsidP="004A1D39">
      <w:r>
        <w:t>Une fois les critères de sélection définis et transmis à la requête, elle est exécutée. Si tout s’est bien passé, la transaction sera validée</w:t>
      </w:r>
      <w:r w:rsidR="0020578C">
        <w:t xml:space="preserve"> et la fonction retournera la liste des enregistrements correspondant aux critères</w:t>
      </w:r>
      <w:r>
        <w:t>. Sinon une exception sera levée.</w:t>
      </w:r>
    </w:p>
    <w:p w14:paraId="713AC6C0" w14:textId="77777777" w:rsidR="004D7B3E" w:rsidRDefault="004D7B3E" w:rsidP="004A1D39"/>
    <w:p w14:paraId="0F14110D" w14:textId="1E09CA25" w:rsidR="005F2DF0" w:rsidRDefault="002001DF" w:rsidP="005F2DF0">
      <w:pPr>
        <w:jc w:val="center"/>
      </w:pPr>
      <w:r>
        <w:pict w14:anchorId="5C31293C">
          <v:shape id="_x0000_i1027" type="#_x0000_t75" style="width:453.75pt;height:99.75pt">
            <v:imagedata r:id="rId34" o:title="Capture" croptop="38458f" cropbottom="14030f"/>
          </v:shape>
        </w:pict>
      </w:r>
    </w:p>
    <w:p w14:paraId="789CA496" w14:textId="0B34BFC6" w:rsidR="00E66AE4" w:rsidRDefault="00E66AE4" w:rsidP="00E66AE4">
      <w:pPr>
        <w:pStyle w:val="Lgende"/>
        <w:jc w:val="center"/>
      </w:pPr>
      <w:r>
        <w:t xml:space="preserve">Figure </w:t>
      </w:r>
      <w:fldSimple w:instr=" SEQ Figure \* ARABIC ">
        <w:r>
          <w:rPr>
            <w:noProof/>
          </w:rPr>
          <w:t>17</w:t>
        </w:r>
      </w:fldSimple>
      <w:r>
        <w:t xml:space="preserve"> : Exécution de la raquête et validation de la transaction</w:t>
      </w:r>
    </w:p>
    <w:p w14:paraId="6A7CB20F" w14:textId="77777777" w:rsidR="00423983" w:rsidRDefault="00423983" w:rsidP="00AA7716"/>
    <w:p w14:paraId="024593A5" w14:textId="137FDF76" w:rsidR="001D08E9" w:rsidRDefault="037775C9" w:rsidP="00AA7716">
      <w:r>
        <w:t>Il est possible d’ajouter des enregistrements à la base de données en créant de nouveaux ob</w:t>
      </w:r>
      <w:r w:rsidR="0080337B">
        <w:t>jets Java et en les transmettant</w:t>
      </w:r>
      <w:r>
        <w:t xml:space="preserve"> à la base de données. Il faut savoir que chaque nouvel objet créé est un nouvel enregist</w:t>
      </w:r>
      <w:r w:rsidR="0080337B">
        <w:t>rement pour la base de données.</w:t>
      </w:r>
    </w:p>
    <w:bookmarkEnd w:id="298"/>
    <w:bookmarkEnd w:id="299"/>
    <w:bookmarkEnd w:id="300"/>
    <w:p w14:paraId="66F3E50E" w14:textId="758CBEA5" w:rsidR="00DD7B3C" w:rsidRDefault="037775C9" w:rsidP="00DD7B3C">
      <w:r>
        <w:t>Ainsi, pour utiliser un objet contenu dans la base de données, il faut d’abord le récupérer. Pour sa suppression au sein de la base de données, il faut être vigilant aux références de cet objet, car il peut être contenu dans d’autres enregistrements. Si c’est le cas, la suppression pourra avoir lieu</w:t>
      </w:r>
      <w:r w:rsidR="00401DDC">
        <w:t xml:space="preserve"> selon les règles définies dans la base de données</w:t>
      </w:r>
      <w:r>
        <w:t>.</w:t>
      </w:r>
    </w:p>
    <w:p w14:paraId="48469303" w14:textId="77777777" w:rsidR="00C6744C" w:rsidRDefault="00C6744C" w:rsidP="00DD7B3C"/>
    <w:p w14:paraId="6D85B6EB" w14:textId="77777777" w:rsidR="00C6744C" w:rsidRDefault="00C6744C">
      <w:pPr>
        <w:spacing w:line="259" w:lineRule="auto"/>
        <w:jc w:val="left"/>
      </w:pPr>
      <w:r>
        <w:br w:type="page"/>
      </w:r>
    </w:p>
    <w:p w14:paraId="3BE7D125" w14:textId="72817E80" w:rsidR="001E6F47" w:rsidRDefault="00401DDC" w:rsidP="00AA7716">
      <w:bookmarkStart w:id="304" w:name="_Toc483666997"/>
      <w:r>
        <w:lastRenderedPageBreak/>
        <w:t>Dans notre projet,</w:t>
      </w:r>
      <w:r w:rsidR="002E19ED">
        <w:t xml:space="preserve"> il n</w:t>
      </w:r>
      <w:r>
        <w:t>’est pas possible de supprimer d</w:t>
      </w:r>
      <w:r w:rsidR="002E19ED">
        <w:t xml:space="preserve">es </w:t>
      </w:r>
      <w:r>
        <w:t xml:space="preserve">événements </w:t>
      </w:r>
      <w:r w:rsidR="002E19ED">
        <w:t>car le référencement de ceux-ci ne le permet pas</w:t>
      </w:r>
      <w:r w:rsidR="009B2AB8">
        <w:t>. Ils</w:t>
      </w:r>
      <w:r w:rsidR="006C3583">
        <w:t xml:space="preserve"> figurent </w:t>
      </w:r>
      <w:r w:rsidR="009B2AB8">
        <w:t>dans la table des commentaires.</w:t>
      </w:r>
      <w:r w:rsidR="00C97562">
        <w:t xml:space="preserve"> En fait</w:t>
      </w:r>
      <w:r w:rsidR="002841BB">
        <w:t>,</w:t>
      </w:r>
      <w:r w:rsidR="00C97562" w:rsidDel="002841BB">
        <w:t xml:space="preserve"> </w:t>
      </w:r>
      <w:r w:rsidR="00C97562">
        <w:t xml:space="preserve">l’action de suppression était tout </w:t>
      </w:r>
      <w:r w:rsidR="002841BB">
        <w:t xml:space="preserve">à </w:t>
      </w:r>
      <w:r w:rsidR="00C97562">
        <w:t>fait possible</w:t>
      </w:r>
      <w:r w:rsidR="002841BB">
        <w:t xml:space="preserve">, </w:t>
      </w:r>
      <w:r w:rsidR="00C97562">
        <w:t>mais nous avons décidé de ne pas permettre la suppression de commentaires</w:t>
      </w:r>
      <w:r w:rsidR="00431402">
        <w:t xml:space="preserve">, </w:t>
      </w:r>
      <w:r w:rsidR="00C97562">
        <w:t>car nous voulions garder la traçabilité de tous les évènements.</w:t>
      </w:r>
    </w:p>
    <w:p w14:paraId="181E9F81" w14:textId="56C99FBB" w:rsidR="00995C32" w:rsidRPr="00995C32" w:rsidRDefault="037775C9" w:rsidP="00401DDC">
      <w:r>
        <w:t xml:space="preserve">Pour ce qui concerne la mise à jour des objets, Hibernate analyse tous les attributs de l’objet pour déceler la moindre différence entre l’enregistrement et l’objet. </w:t>
      </w:r>
    </w:p>
    <w:p w14:paraId="7B6464C7" w14:textId="0EBD669F" w:rsidR="006151A9" w:rsidRDefault="006151A9">
      <w:pPr>
        <w:spacing w:line="259" w:lineRule="auto"/>
        <w:jc w:val="left"/>
      </w:pPr>
      <w:bookmarkStart w:id="305" w:name="_Toc483746205"/>
      <w:bookmarkStart w:id="306" w:name="_Toc483751239"/>
      <w:bookmarkStart w:id="307" w:name="_Toc483770500"/>
      <w:bookmarkStart w:id="308" w:name="_Toc483772557"/>
    </w:p>
    <w:p w14:paraId="5DBBD883" w14:textId="480CEEEF" w:rsidR="001C43BF" w:rsidRDefault="001C43BF" w:rsidP="001C43BF">
      <w:pPr>
        <w:pStyle w:val="Titre3"/>
      </w:pPr>
      <w:bookmarkStart w:id="309" w:name="_Toc483780511"/>
      <w:bookmarkStart w:id="310" w:name="_Toc483824113"/>
      <w:r w:rsidRPr="001C43BF">
        <w:t>Modèle</w:t>
      </w:r>
      <w:r>
        <w:t xml:space="preserve"> de données</w:t>
      </w:r>
      <w:r w:rsidRPr="001C43BF">
        <w:t xml:space="preserve"> relationnel</w:t>
      </w:r>
      <w:bookmarkEnd w:id="304"/>
      <w:bookmarkEnd w:id="305"/>
      <w:bookmarkEnd w:id="306"/>
      <w:bookmarkEnd w:id="307"/>
      <w:bookmarkEnd w:id="308"/>
      <w:bookmarkEnd w:id="309"/>
      <w:bookmarkEnd w:id="310"/>
    </w:p>
    <w:p w14:paraId="3A50D225" w14:textId="6E85C268" w:rsidR="00AA7716" w:rsidRDefault="00D0232D" w:rsidP="00AA7716">
      <w:bookmarkStart w:id="311" w:name="_Toc483666998"/>
      <w:r>
        <w:t xml:space="preserve">Nous avons pris le parti de mettre en place des triggers et des vues pour apporter une première vérification </w:t>
      </w:r>
      <w:r w:rsidR="000B3DD0">
        <w:t xml:space="preserve">des données lors de l’enregistrement de celles-ci. Ceci a été pensé dans l’idée de réutiliser la base de données dans une autre application. </w:t>
      </w:r>
    </w:p>
    <w:p w14:paraId="6043B175" w14:textId="3829F477" w:rsidR="004F6A3C" w:rsidRPr="004F6A3C" w:rsidRDefault="037775C9" w:rsidP="004F6A3C">
      <w:r>
        <w:t xml:space="preserve">Des tables ont été créées pour stocker différents éléments tels que la nationalité, le sexe, l’état civil afin que chaque objet puisse avoir les mêmes valeurs. Dans cette même optique, l’adresse a été décomposée en 3 tables (Rue, </w:t>
      </w:r>
      <w:r w:rsidR="00196B51">
        <w:t>Npa</w:t>
      </w:r>
      <w:r>
        <w:t xml:space="preserve">, Adresse). </w:t>
      </w:r>
    </w:p>
    <w:p w14:paraId="6CE17690" w14:textId="0DD5E630" w:rsidR="00E3654E" w:rsidRDefault="00E3654E" w:rsidP="00AA7716"/>
    <w:p w14:paraId="4F51529E" w14:textId="2FA3DEE6" w:rsidR="00AC77F5" w:rsidRDefault="00AD2525" w:rsidP="00AC77F5">
      <w:pPr>
        <w:jc w:val="center"/>
      </w:pPr>
      <w:r>
        <w:rPr>
          <w:noProof/>
          <w:lang w:eastAsia="fr-FR"/>
        </w:rPr>
        <w:drawing>
          <wp:inline distT="0" distB="0" distL="0" distR="0" wp14:anchorId="00053251" wp14:editId="384B175F">
            <wp:extent cx="5756276" cy="3449955"/>
            <wp:effectExtent l="0" t="0" r="0" b="0"/>
            <wp:docPr id="46273868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276" cy="3449955"/>
                    </a:xfrm>
                    <a:prstGeom prst="rect">
                      <a:avLst/>
                    </a:prstGeom>
                  </pic:spPr>
                </pic:pic>
              </a:graphicData>
            </a:graphic>
          </wp:inline>
        </w:drawing>
      </w:r>
    </w:p>
    <w:p w14:paraId="4506761A" w14:textId="0C2A3476" w:rsidR="00C41810" w:rsidRPr="00C41810" w:rsidRDefault="00FD56E2" w:rsidP="00C05089">
      <w:pPr>
        <w:pStyle w:val="Lgende"/>
        <w:jc w:val="center"/>
      </w:pPr>
      <w:r>
        <w:t>Figure</w:t>
      </w:r>
      <w:r w:rsidR="00C05089">
        <w:t xml:space="preserve"> </w:t>
      </w:r>
      <w:fldSimple w:instr=" SEQ Figure \* ARABIC ">
        <w:r w:rsidR="00E66AE4">
          <w:rPr>
            <w:noProof/>
          </w:rPr>
          <w:t>18</w:t>
        </w:r>
      </w:fldSimple>
      <w:r w:rsidR="00C05089">
        <w:t xml:space="preserve"> </w:t>
      </w:r>
      <w:r>
        <w:t xml:space="preserve">: </w:t>
      </w:r>
      <w:r w:rsidR="00AC77F5">
        <w:t>Modèle de données relationnel</w:t>
      </w:r>
    </w:p>
    <w:p w14:paraId="4A51C4CE" w14:textId="473E7D23" w:rsidR="006151A9" w:rsidRDefault="006151A9" w:rsidP="00AC77F5">
      <w:bookmarkStart w:id="312" w:name="_Toc483746206"/>
      <w:bookmarkStart w:id="313" w:name="_Toc483751240"/>
      <w:bookmarkStart w:id="314" w:name="_Toc483770501"/>
      <w:bookmarkStart w:id="315" w:name="_Toc483772558"/>
    </w:p>
    <w:p w14:paraId="6B84776A" w14:textId="473E7D23" w:rsidR="006151A9" w:rsidRDefault="006151A9">
      <w:pPr>
        <w:spacing w:line="259" w:lineRule="auto"/>
        <w:jc w:val="left"/>
      </w:pPr>
      <w:r>
        <w:br w:type="page"/>
      </w:r>
    </w:p>
    <w:p w14:paraId="52D2C43A" w14:textId="1682E6F1" w:rsidR="00A2709F" w:rsidRDefault="007A6B88" w:rsidP="007A6B88">
      <w:pPr>
        <w:pStyle w:val="Titre3"/>
      </w:pPr>
      <w:bookmarkStart w:id="316" w:name="_Toc483780512"/>
      <w:bookmarkStart w:id="317" w:name="_Toc483824114"/>
      <w:r>
        <w:lastRenderedPageBreak/>
        <w:t>Diagramme des classes</w:t>
      </w:r>
      <w:bookmarkEnd w:id="311"/>
      <w:bookmarkEnd w:id="312"/>
      <w:bookmarkEnd w:id="313"/>
      <w:bookmarkEnd w:id="314"/>
      <w:bookmarkEnd w:id="315"/>
      <w:bookmarkEnd w:id="316"/>
      <w:bookmarkEnd w:id="317"/>
    </w:p>
    <w:p w14:paraId="66B50254" w14:textId="6E373B8C" w:rsidR="005E72C6" w:rsidRDefault="037775C9" w:rsidP="005E72C6">
      <w:r>
        <w:t xml:space="preserve">De nombreuses classes et fonctions ont été implémentées dans le but de proposer une application complète et apte à évoluer sans difficulté. </w:t>
      </w:r>
    </w:p>
    <w:p w14:paraId="48A143A2" w14:textId="21234EDC" w:rsidR="00EF649F" w:rsidRDefault="29906FA7" w:rsidP="00EF649F">
      <w:r>
        <w:t>La structure des classes permettant la création des requêtes a été factorisée au maximum. Une classe a été créée pour chacune des tables afin d’effectuer des requêtes selon un type d’objet. La plupart des fonctions de ces classes appellent des fonctions de la classe DataBaseAccess. Ceci est dû à sa généricité. La récupération d’un élément suivant son type a été implémentée différemment selon chaque classe. Cela s’avérait indispensable pour créer des requêtes correspondant aux critères des objets.</w:t>
      </w:r>
    </w:p>
    <w:p w14:paraId="7EBD6C24" w14:textId="77777777" w:rsidR="00A2709F" w:rsidRDefault="00A2709F" w:rsidP="00A2709F"/>
    <w:p w14:paraId="2ABFE942" w14:textId="77777777" w:rsidR="005B4EBC" w:rsidRDefault="005B4EBC" w:rsidP="005B4EBC">
      <w:pPr>
        <w:jc w:val="center"/>
      </w:pPr>
    </w:p>
    <w:p w14:paraId="67B13E46" w14:textId="6E54FE36" w:rsidR="00152496" w:rsidRPr="00152496" w:rsidRDefault="00FD56E2" w:rsidP="00C84632">
      <w:pPr>
        <w:pStyle w:val="Lgende"/>
        <w:jc w:val="center"/>
      </w:pPr>
      <w:r>
        <w:t>Figure</w:t>
      </w:r>
      <w:r w:rsidR="00C84632">
        <w:t xml:space="preserve"> </w:t>
      </w:r>
      <w:fldSimple w:instr=" SEQ Figure \* ARABIC ">
        <w:r w:rsidR="00E66AE4">
          <w:rPr>
            <w:noProof/>
          </w:rPr>
          <w:t>19</w:t>
        </w:r>
      </w:fldSimple>
      <w:r w:rsidR="00C84632">
        <w:t xml:space="preserve"> </w:t>
      </w:r>
      <w:r>
        <w:t xml:space="preserve">: </w:t>
      </w:r>
      <w:r w:rsidR="005B4EBC">
        <w:t>Diagrammes des classes</w:t>
      </w:r>
      <w:r w:rsidR="00BD6A17">
        <w:t xml:space="preserve"> principales</w:t>
      </w:r>
    </w:p>
    <w:p w14:paraId="696314E6" w14:textId="77777777" w:rsidR="00C84632" w:rsidRPr="00BD6A17" w:rsidRDefault="00C84632" w:rsidP="00BD6A17"/>
    <w:p w14:paraId="1F0B06FD" w14:textId="5E8415A5" w:rsidR="00677916" w:rsidRDefault="00677916">
      <w:pPr>
        <w:spacing w:line="259" w:lineRule="auto"/>
        <w:jc w:val="left"/>
      </w:pPr>
      <w:r>
        <w:br w:type="page"/>
      </w:r>
    </w:p>
    <w:p w14:paraId="35A744E5" w14:textId="3E56B2BA" w:rsidR="0005371C" w:rsidRPr="0005371C" w:rsidRDefault="006C31B2" w:rsidP="00F3169C">
      <w:pPr>
        <w:pStyle w:val="Titre2"/>
      </w:pPr>
      <w:bookmarkStart w:id="318" w:name="_Toc483319152"/>
      <w:bookmarkStart w:id="319" w:name="_Toc483320188"/>
      <w:bookmarkStart w:id="320" w:name="_Toc483666999"/>
      <w:bookmarkStart w:id="321" w:name="_Toc483746207"/>
      <w:bookmarkStart w:id="322" w:name="_Toc483751241"/>
      <w:bookmarkStart w:id="323" w:name="_Toc483770502"/>
      <w:bookmarkStart w:id="324" w:name="_Toc483772559"/>
      <w:bookmarkStart w:id="325" w:name="_Toc483780513"/>
      <w:bookmarkStart w:id="326" w:name="_Toc483824115"/>
      <w:r>
        <w:lastRenderedPageBreak/>
        <w:t xml:space="preserve">Génération de documents </w:t>
      </w:r>
      <w:r w:rsidR="00346CFB">
        <w:t>PDF</w:t>
      </w:r>
      <w:bookmarkEnd w:id="318"/>
      <w:bookmarkEnd w:id="319"/>
      <w:bookmarkEnd w:id="320"/>
      <w:bookmarkEnd w:id="321"/>
      <w:bookmarkEnd w:id="322"/>
      <w:bookmarkEnd w:id="323"/>
      <w:bookmarkEnd w:id="324"/>
      <w:bookmarkEnd w:id="325"/>
      <w:bookmarkEnd w:id="326"/>
    </w:p>
    <w:p w14:paraId="2A83E9AA" w14:textId="590B1D6C" w:rsidR="00790AB5" w:rsidRDefault="037775C9">
      <w:r>
        <w:t xml:space="preserve">Dans notre projet, il nous paraît important de garder une traçabilité des données. Pour ce faire, nous avons décidé de produire des documents PDF qui contiennent les informations relatives à la rubrique choisie. Ce document est composé de deux parties majeures. </w:t>
      </w:r>
    </w:p>
    <w:p w14:paraId="744A2D9A" w14:textId="7FE131DE" w:rsidR="4F0FA13A" w:rsidRDefault="037775C9">
      <w:r>
        <w:t>La première donne des informations importantes sur les évènements passés (lieu, dates). La deuxième partie est comporte des statistiques concernant l’ensemble de la rubrique choisie.</w:t>
      </w:r>
    </w:p>
    <w:p w14:paraId="7679B0BF" w14:textId="083146D9" w:rsidR="4F0FA13A" w:rsidRDefault="29906FA7">
      <w:r>
        <w:t xml:space="preserve">Une classe principale, GenerateurPDF, est appelée lorsque l'utilisateur clique sur le bouton PDF de la fenêtre principale. Cette classe crée un document et le remplit avec les éléments présents dans la base de données. Les données collectées servent à réaliser un graphique. </w:t>
      </w:r>
    </w:p>
    <w:p w14:paraId="76ADFBA9" w14:textId="51806C09" w:rsidR="4F0FA13A" w:rsidRDefault="29906FA7" w:rsidP="4F0FA13A">
      <w:r>
        <w:t>À chaque création de documents PDF, un graphe en barres ou un graphe circulaire est généré de manière aléatoire. Ces graphiques sont créés à partir de la classe GenerateurGraphique qui génère une image.</w:t>
      </w:r>
    </w:p>
    <w:p w14:paraId="721759A4" w14:textId="18D40A5F" w:rsidR="4F0FA13A" w:rsidRDefault="29906FA7" w:rsidP="4F0FA13A">
      <w:r>
        <w:t xml:space="preserve">Dans le cas où l'utilisateur sélectionne plusieurs rubriques, plusieurs documents PDF sont générés. Ils sont tous regroupés dans le dossier SmartCity/PDF du répertoire de l'utilisateur. Ils sont identifiés par la date et le nom de la rubrique sélectionnés. </w:t>
      </w:r>
    </w:p>
    <w:p w14:paraId="62067E20" w14:textId="06622822" w:rsidR="4F0FA13A" w:rsidRDefault="037775C9" w:rsidP="4F0FA13A">
      <w:r>
        <w:t>Si, pour une date donnée, il n'y a pas d'évènements, la première partie du document PDF sera vide. La deuxième partie qui contient les statistiques générales reste telle quelle.</w:t>
      </w:r>
    </w:p>
    <w:p w14:paraId="2BA92A62" w14:textId="69FC1BD7" w:rsidR="6E4687AF" w:rsidRDefault="037775C9" w:rsidP="00B64FAF">
      <w:r>
        <w:t>Les documents doivent pouvoir interagir avec la base de données pour récupérer toutes les informations nécessaires à leur création. Pour ce faire, nous avons créé une classe qui permet de se connecter à la base de données et de lier les requêtes SQL avec des fonctions Java.</w:t>
      </w:r>
    </w:p>
    <w:p w14:paraId="426B502A" w14:textId="4079D9B8" w:rsidR="6E4687AF" w:rsidRDefault="29906FA7" w:rsidP="1EFE9298">
      <w:r>
        <w:t xml:space="preserve">In fine, un document PDF est généré à partir du bouton PDF de la fenêtre principale. La création d’un ou plusieurs document PDF entraîne l'ouverture du dossier contenant les nouveaux documents. À noter que, si l'utilisateur génère un document PDF et l'ouvre, puis qu'il rédocument depuis l'application, il n'est pas régénéré. Il faut d'abord fermer le document. Ceci est dû au fait que le nom des documents est identique et que le fichier est donc en conflit avec deux applications (le lecteur de document PDF et l'application SmartCity). Dans ce cas, d'un point de vue visuel pour l'utilisateur, il ne se passe rien de spécial. </w:t>
      </w:r>
    </w:p>
    <w:p w14:paraId="798824F3" w14:textId="259AB83B" w:rsidR="00CB22E3" w:rsidRDefault="00CB22E3" w:rsidP="4BC829ED"/>
    <w:p w14:paraId="24588A45" w14:textId="259AB83B" w:rsidR="44FC4367" w:rsidRDefault="44FC4367" w:rsidP="4BC829ED">
      <w:pPr>
        <w:jc w:val="center"/>
      </w:pPr>
      <w:r>
        <w:rPr>
          <w:noProof/>
          <w:lang w:eastAsia="fr-FR"/>
        </w:rPr>
        <w:drawing>
          <wp:inline distT="0" distB="0" distL="0" distR="0" wp14:anchorId="7202BC20" wp14:editId="2C177DF0">
            <wp:extent cx="4133850" cy="2238375"/>
            <wp:effectExtent l="0" t="0" r="0" b="0"/>
            <wp:docPr id="910454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133850" cy="2238375"/>
                    </a:xfrm>
                    <a:prstGeom prst="rect">
                      <a:avLst/>
                    </a:prstGeom>
                  </pic:spPr>
                </pic:pic>
              </a:graphicData>
            </a:graphic>
          </wp:inline>
        </w:drawing>
      </w:r>
    </w:p>
    <w:p w14:paraId="12BA0B0C" w14:textId="031D7A42" w:rsidR="00A84ACE" w:rsidRDefault="00A84ACE" w:rsidP="00A84ACE">
      <w:pPr>
        <w:pStyle w:val="Lgende"/>
        <w:jc w:val="center"/>
      </w:pPr>
      <w:r>
        <w:t xml:space="preserve">Figure </w:t>
      </w:r>
      <w:fldSimple w:instr=" SEQ Figure \* ARABIC ">
        <w:r w:rsidR="00E66AE4">
          <w:rPr>
            <w:noProof/>
          </w:rPr>
          <w:t>20</w:t>
        </w:r>
      </w:fldSimple>
      <w:r>
        <w:t xml:space="preserve"> : </w:t>
      </w:r>
      <w:r w:rsidRPr="00B92B99">
        <w:t xml:space="preserve">Schéma de la structure des classes pour la génération </w:t>
      </w:r>
      <w:r>
        <w:t>d’un</w:t>
      </w:r>
      <w:r w:rsidRPr="00B92B99">
        <w:t xml:space="preserve"> </w:t>
      </w:r>
      <w:r>
        <w:t xml:space="preserve">document </w:t>
      </w:r>
      <w:r w:rsidRPr="00B92B99">
        <w:t>PDF</w:t>
      </w:r>
    </w:p>
    <w:p w14:paraId="3FB79331" w14:textId="77777777" w:rsidR="004A3AE9" w:rsidRDefault="004A3AE9">
      <w:pPr>
        <w:spacing w:line="259" w:lineRule="auto"/>
        <w:jc w:val="left"/>
      </w:pPr>
      <w:r>
        <w:br w:type="page"/>
      </w:r>
    </w:p>
    <w:p w14:paraId="14234C29" w14:textId="44A386BB" w:rsidR="00346CFB" w:rsidRDefault="0034338C" w:rsidP="00845B34">
      <w:pPr>
        <w:pStyle w:val="Titre2"/>
      </w:pPr>
      <w:bookmarkStart w:id="327" w:name="_Toc483770503"/>
      <w:bookmarkStart w:id="328" w:name="_Toc483772560"/>
      <w:bookmarkStart w:id="329" w:name="_Toc483780514"/>
      <w:bookmarkStart w:id="330" w:name="_Toc483824116"/>
      <w:r>
        <w:lastRenderedPageBreak/>
        <w:t>Interface graphique</w:t>
      </w:r>
      <w:r w:rsidRPr="00D97531">
        <w:t xml:space="preserve"> utilisateur</w:t>
      </w:r>
      <w:bookmarkEnd w:id="327"/>
      <w:bookmarkEnd w:id="328"/>
      <w:bookmarkEnd w:id="329"/>
      <w:r w:rsidR="00B06778">
        <w:t xml:space="preserve"> (GUI)</w:t>
      </w:r>
      <w:bookmarkEnd w:id="330"/>
    </w:p>
    <w:p w14:paraId="094177B5" w14:textId="497EA034" w:rsidR="00346CFB" w:rsidRDefault="037775C9" w:rsidP="0DD4E153">
      <w:r>
        <w:t>L'application est modélisée par deux fenêtres.</w:t>
      </w:r>
    </w:p>
    <w:p w14:paraId="26299329" w14:textId="473E7D23" w:rsidR="00E53BFB" w:rsidRDefault="29906FA7" w:rsidP="00E53BFB">
      <w:r>
        <w:t>La première fenêtre est la fenêtre "principale" de l'application. Elle permet de voir l'affichage des évènements sur la carte. Les cases de sélection (checkboxes) et le calendrier agissent comme filtres sur les évènements affichés.</w:t>
      </w:r>
    </w:p>
    <w:p w14:paraId="40D6A49E" w14:textId="558ACDA7" w:rsidR="00346CFB" w:rsidRDefault="037775C9" w:rsidP="00D97531">
      <w:r>
        <w:t>Cette fenêtre contient également d’autres boutons offrant les fonctionnalités suivantes : Ajout et modification des évènements, validation des évènements en attente et génération d'un document PDF.</w:t>
      </w:r>
    </w:p>
    <w:p w14:paraId="38EA6A18" w14:textId="6CFB761E" w:rsidR="00346CFB" w:rsidRDefault="037775C9" w:rsidP="0DD4E153">
      <w:r>
        <w:t>La visualisation des évènements est facilitée par leur positionnement sur la carte et l’affichage de leur description.</w:t>
      </w:r>
    </w:p>
    <w:p w14:paraId="59D67C05" w14:textId="448C0E2D" w:rsidR="005E29A4" w:rsidRDefault="037775C9" w:rsidP="00E53BFB">
      <w:r>
        <w:t>Une liste composée d’évènements en attente de validation par l’utilisateur se met à jour automatiquement à intervalle régulier.</w:t>
      </w:r>
    </w:p>
    <w:p w14:paraId="67B142CB" w14:textId="5F5E30A1" w:rsidR="00067443" w:rsidRDefault="00067443" w:rsidP="00E53BFB"/>
    <w:p w14:paraId="018C8D5A" w14:textId="72AC98D7" w:rsidR="006604A8" w:rsidRDefault="001A56A6" w:rsidP="006C1CF8">
      <w:r>
        <w:rPr>
          <w:noProof/>
          <w:lang w:eastAsia="fr-FR"/>
        </w:rPr>
        <mc:AlternateContent>
          <mc:Choice Requires="wpc">
            <w:drawing>
              <wp:inline distT="0" distB="0" distL="0" distR="0" wp14:anchorId="41722941" wp14:editId="04756A2D">
                <wp:extent cx="5905500" cy="3304884"/>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 name="Group 31"/>
                        <wpg:cNvGrpSpPr/>
                        <wpg:grpSpPr>
                          <a:xfrm>
                            <a:off x="20" y="2835"/>
                            <a:ext cx="5888162" cy="3269080"/>
                            <a:chOff x="20" y="2835"/>
                            <a:chExt cx="5611963" cy="3115922"/>
                          </a:xfrm>
                        </wpg:grpSpPr>
                        <pic:pic xmlns:pic="http://schemas.openxmlformats.org/drawingml/2006/picture">
                          <pic:nvPicPr>
                            <pic:cNvPr id="20" name="Picture 2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59231" y="353786"/>
                              <a:ext cx="5252752" cy="2764971"/>
                            </a:xfrm>
                            <a:prstGeom prst="rect">
                              <a:avLst/>
                            </a:prstGeom>
                          </pic:spPr>
                        </pic:pic>
                        <wps:wsp>
                          <wps:cNvPr id="39" name="Rectangle 39"/>
                          <wps:cNvSpPr/>
                          <wps:spPr>
                            <a:xfrm>
                              <a:off x="841851" y="138906"/>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CDDC2" w14:textId="77777777" w:rsidR="00BF28B1" w:rsidRPr="00E96160"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320" y="750593"/>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6A3E0" w14:textId="77777777" w:rsidR="00BF28B1" w:rsidRPr="00B132A4"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952523" y="768939"/>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C5309"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901009" y="645092"/>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071C0" w14:textId="77777777" w:rsidR="00BF28B1" w:rsidRPr="00B132A4"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894119" y="624311"/>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9A9C6" w14:textId="77777777" w:rsidR="00BF28B1" w:rsidRPr="00E96160"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0" y="162907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57A23"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3819" y="1982222"/>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C050A"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708638" y="2622301"/>
                              <a:ext cx="415925"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E2A7E"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986575" y="982549"/>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B7B39"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534818" y="2835"/>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F81C8" w14:textId="2FD93599" w:rsidR="00BF28B1" w:rsidRPr="00E96160"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49" idx="2"/>
                          </wps:cNvCnPr>
                          <wps:spPr>
                            <a:xfrm>
                              <a:off x="1687218" y="292395"/>
                              <a:ext cx="342968" cy="5240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Left Brace 30"/>
                          <wps:cNvSpPr/>
                          <wps:spPr>
                            <a:xfrm>
                              <a:off x="299357" y="1219200"/>
                              <a:ext cx="185057" cy="117021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Left Brace 52"/>
                          <wps:cNvSpPr/>
                          <wps:spPr>
                            <a:xfrm rot="10800000">
                              <a:off x="1932213" y="1289956"/>
                              <a:ext cx="185057" cy="1703613"/>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1722941" id="Canvas 3" o:spid="_x0000_s1040" editas="canvas" style="width:465pt;height:260.25pt;mso-position-horizontal-relative:char;mso-position-vertical-relative:line" coordsize="59055,3304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NhbWlsAAAFkAMAAgAA&#10;ABQAABCekAQAAgAAABQAABCykpEAAgAAAAMxMwAAkpIAAgAAAAMxMwAA6hwABwAACAwAAAiS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NzowNToyNyAxMjoxMjo0MwAyMDE3OjA1OjI3IDEyOjEyOjQzAAAAYwBhAG0A&#10;aQBsAAAA/+ELG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UtMjdUMTI6MTI6&#10;NDMuMTI2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NhbWls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x4F7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">
                <v:shape id="_x0000_s1041" type="#_x0000_t75" style="position:absolute;width:59055;height:33045;visibility:visible;mso-wrap-style:square">
                  <v:fill o:detectmouseclick="t"/>
                  <v:path o:connecttype="none"/>
                </v:shape>
                <v:group id="Group 31" o:spid="_x0000_s1042" style="position:absolute;top:28;width:58881;height:32691" coordorigin=",28" coordsize="56119,3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0" o:spid="_x0000_s1043" type="#_x0000_t75" style="position:absolute;left:3592;top:3537;width:52527;height:27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">
                    <v:imagedata r:id="rId38" o:title=""/>
                    <v:path arrowok="t"/>
                  </v:shape>
                  <v:rect id="Rectangle 39" o:spid="_x0000_s1044" style="position:absolute;left:8418;top:1389;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gewwAAANsAAAAPAAAAZHJzL2Rvd25yZXYueG1sRI9Ba8JA&#10;FITvBf/D8gRvulHB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Ms4IHsMAAADbAAAADwAA&#10;AAAAAAAAAAAAAAAHAgAAZHJzL2Rvd25yZXYueG1sUEsFBgAAAAADAAMAtwAAAPcCAAAAAA==&#10;" fillcolor="white [3212]" strokecolor="black [3213]" strokeweight="1pt">
                    <v:textbox>
                      <w:txbxContent>
                        <w:p w14:paraId="32CCDDC2" w14:textId="77777777" w:rsidR="00BF28B1" w:rsidRPr="00E96160"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1</w:t>
                          </w:r>
                        </w:p>
                      </w:txbxContent>
                    </v:textbox>
                  </v:rect>
                  <v:rect id="Rectangle 40" o:spid="_x0000_s1045" style="position:absolute;left:653;top:7505;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28A6A3E0" w14:textId="77777777" w:rsidR="00BF28B1" w:rsidRPr="00B132A4"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2</w:t>
                          </w:r>
                        </w:p>
                      </w:txbxContent>
                    </v:textbox>
                  </v:rect>
                  <v:rect id="Rectangle 41" o:spid="_x0000_s1046" style="position:absolute;left:9525;top:7689;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dlwwAAANsAAAAPAAAAZHJzL2Rvd25yZXYueG1sRI9fa8JA&#10;EMTfhX6HYwu+6UUR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lL53ZcMAAADbAAAADwAA&#10;AAAAAAAAAAAAAAAHAgAAZHJzL2Rvd25yZXYueG1sUEsFBgAAAAADAAMAtwAAAPcCAAAAAA==&#10;" fillcolor="white [3212]" strokecolor="black [3213]" strokeweight="1pt">
                    <v:textbox>
                      <w:txbxContent>
                        <w:p w14:paraId="64FC5309"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3</w:t>
                          </w:r>
                        </w:p>
                      </w:txbxContent>
                    </v:textbox>
                  </v:rect>
                  <v:rect id="Rectangle 42" o:spid="_x0000_s1047" style="position:absolute;left:39010;top:6450;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kSwwAAANsAAAAPAAAAZHJzL2Rvd25yZXYueG1sRI9fa8JA&#10;EMTfBb/DsULf9GIo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ZGzpEsMAAADbAAAADwAA&#10;AAAAAAAAAAAAAAAHAgAAZHJzL2Rvd25yZXYueG1sUEsFBgAAAAADAAMAtwAAAPcCAAAAAA==&#10;" fillcolor="white [3212]" strokecolor="black [3213]" strokeweight="1pt">
                    <v:textbox>
                      <w:txbxContent>
                        <w:p w14:paraId="5B0071C0" w14:textId="77777777" w:rsidR="00BF28B1" w:rsidRPr="00B132A4"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8</w:t>
                          </w:r>
                        </w:p>
                      </w:txbxContent>
                    </v:textbox>
                  </v:rect>
                  <v:rect id="Rectangle 43" o:spid="_x0000_s1048" style="position:absolute;left:48941;top:6243;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" fillcolor="white [3212]" strokecolor="black [3213]" strokeweight="1pt">
                    <v:textbox>
                      <w:txbxContent>
                        <w:p w14:paraId="3879A9C6" w14:textId="77777777" w:rsidR="00BF28B1" w:rsidRPr="00E96160"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9</w:t>
                          </w:r>
                        </w:p>
                      </w:txbxContent>
                    </v:textbox>
                  </v:rect>
                  <v:rect id="Rectangle 44" o:spid="_x0000_s1049" style="position:absolute;top:16290;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T9wwAAANsAAAAPAAAAZHJzL2Rvd25yZXYueG1sRI9fa8JA&#10;EMTfhX6HYwt900tF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hMnU/cMAAADbAAAADwAA&#10;AAAAAAAAAAAAAAAHAgAAZHJzL2Rvd25yZXYueG1sUEsFBgAAAAADAAMAtwAAAPcCAAAAAA==&#10;" fillcolor="white [3212]" strokecolor="black [3213]" strokeweight="1pt">
                    <v:textbox>
                      <w:txbxContent>
                        <w:p w14:paraId="7E357A23"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6</w:t>
                          </w:r>
                        </w:p>
                      </w:txbxContent>
                    </v:textbox>
                  </v:rect>
                  <v:rect id="Rectangle 45" o:spid="_x0000_s1050" style="position:absolute;left:22538;top:19822;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EBC050A"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7</w:t>
                          </w:r>
                        </w:p>
                      </w:txbxContent>
                    </v:textbox>
                  </v:rect>
                  <v:rect id="Rectangle 46" o:spid="_x0000_s1051" style="position:absolute;left:47086;top:26223;width:4159;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RwwAAANsAAAAPAAAAZHJzL2Rvd25yZXYueG1sRI9fa8JA&#10;EMTfBb/DsULf9KKU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G1fvEcMAAADbAAAADwAA&#10;AAAAAAAAAAAAAAAHAgAAZHJzL2Rvd25yZXYueG1sUEsFBgAAAAADAAMAtwAAAPcCAAAAAA==&#10;" fillcolor="white [3212]" strokecolor="black [3213]" strokeweight="1pt">
                    <v:textbox>
                      <w:txbxContent>
                        <w:p w14:paraId="0AAE2A7E"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10</w:t>
                          </w:r>
                        </w:p>
                      </w:txbxContent>
                    </v:textbox>
                  </v:rect>
                  <v:rect id="Rectangle 47" o:spid="_x0000_s1052" style="position:absolute;left:19865;top:9825;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0qKwgAAANsAAAAPAAAAZHJzL2Rvd25yZXYueG1sRI9Ba8JA&#10;FITvBf/D8oTe6kYR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B0G0qKwgAAANsAAAAPAAAA&#10;AAAAAAAAAAAAAAcCAABkcnMvZG93bnJldi54bWxQSwUGAAAAAAMAAwC3AAAA9gIAAAAA&#10;" fillcolor="white [3212]" strokecolor="black [3213]" strokeweight="1pt">
                    <v:textbox>
                      <w:txbxContent>
                        <w:p w14:paraId="6DEB7B39" w14:textId="77777777" w:rsidR="00BF28B1" w:rsidRPr="00067443" w:rsidRDefault="00BF28B1"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5</w:t>
                          </w:r>
                        </w:p>
                      </w:txbxContent>
                    </v:textbox>
                  </v:rect>
                  <v:rect id="Rectangle 49" o:spid="_x0000_s1053" style="position:absolute;left:15348;top:28;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tjwwAAANsAAAAPAAAAZHJzL2Rvd25yZXYueG1sRI9Ba8JA&#10;FITvBf/D8gRvulHE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ash7Y8MAAADbAAAADwAA&#10;AAAAAAAAAAAAAAAHAgAAZHJzL2Rvd25yZXYueG1sUEsFBgAAAAADAAMAtwAAAPcCAAAAAA==&#10;" fillcolor="white [3212]" strokecolor="black [3213]" strokeweight="1pt">
                    <v:textbox>
                      <w:txbxContent>
                        <w:p w14:paraId="7F3F81C8" w14:textId="2FD93599" w:rsidR="00BF28B1" w:rsidRPr="00E96160" w:rsidRDefault="00BF28B1"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4</w:t>
                          </w:r>
                        </w:p>
                      </w:txbxContent>
                    </v:textbox>
                  </v:rect>
                  <v:shape id="Straight Arrow Connector 29" o:spid="_x0000_s1054" type="#_x0000_t32" style="position:absolute;left:16872;top:2923;width:3429;height:5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 o:spid="_x0000_s1055" type="#_x0000_t87" style="position:absolute;left:2993;top:12192;width:1851;height:1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" adj="285" strokecolor="black [3200]" strokeweight="1.5pt">
                    <v:stroke joinstyle="miter"/>
                  </v:shape>
                  <v:shape id="Left Brace 52" o:spid="_x0000_s1056" type="#_x0000_t87" style="position:absolute;left:19322;top:12899;width:1850;height:170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" adj="196" strokecolor="black [3200]" strokeweight="1.5pt">
                    <v:stroke joinstyle="miter"/>
                  </v:shape>
                </v:group>
                <w10:anchorlock/>
              </v:group>
            </w:pict>
          </mc:Fallback>
        </mc:AlternateContent>
      </w:r>
    </w:p>
    <w:p w14:paraId="60F2859A" w14:textId="4A267840" w:rsidR="00152496" w:rsidRPr="00152496" w:rsidRDefault="006604A8" w:rsidP="000457EA">
      <w:pPr>
        <w:pStyle w:val="Lgende"/>
        <w:jc w:val="center"/>
      </w:pPr>
      <w:r w:rsidRPr="005A05FA">
        <w:t xml:space="preserve">Figure </w:t>
      </w:r>
      <w:fldSimple w:instr=" SEQ Figure \* ARABIC ">
        <w:r w:rsidR="00E66AE4">
          <w:rPr>
            <w:noProof/>
          </w:rPr>
          <w:t>21</w:t>
        </w:r>
      </w:fldSimple>
      <w:r w:rsidR="00825A55" w:rsidRPr="005A05FA">
        <w:t xml:space="preserve"> : </w:t>
      </w:r>
      <w:r w:rsidR="00465657" w:rsidRPr="005A05FA">
        <w:t>Fenêtre</w:t>
      </w:r>
      <w:r w:rsidRPr="005A05FA">
        <w:t xml:space="preserve"> principale</w:t>
      </w:r>
      <w:r w:rsidR="004B266B" w:rsidRPr="005A05FA">
        <w:t xml:space="preserve"> </w:t>
      </w:r>
      <w:r w:rsidR="00765778" w:rsidRPr="005A05FA">
        <w:t>de l’application</w:t>
      </w:r>
    </w:p>
    <w:p w14:paraId="000ECE56" w14:textId="0F85202A" w:rsidR="00321E67" w:rsidRDefault="00321E67">
      <w:pPr>
        <w:spacing w:line="259" w:lineRule="auto"/>
        <w:jc w:val="left"/>
      </w:pPr>
    </w:p>
    <w:p w14:paraId="7306E8AA" w14:textId="77777777" w:rsidR="009C52A8" w:rsidRDefault="009C52A8">
      <w:pPr>
        <w:spacing w:line="259" w:lineRule="auto"/>
        <w:jc w:val="left"/>
      </w:pPr>
      <w:r>
        <w:br w:type="page"/>
      </w:r>
    </w:p>
    <w:p w14:paraId="1B90B075" w14:textId="39E168C0" w:rsidR="004E6191" w:rsidRDefault="037775C9">
      <w:r>
        <w:lastRenderedPageBreak/>
        <w:t>Description des composants de la fenêtre principale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6828B0" w14:paraId="50197F86" w14:textId="77777777" w:rsidTr="29906FA7">
        <w:tc>
          <w:tcPr>
            <w:tcW w:w="2977" w:type="dxa"/>
          </w:tcPr>
          <w:p w14:paraId="10DC0025" w14:textId="0CB983BD" w:rsidR="006828B0" w:rsidRPr="006828B0" w:rsidRDefault="037775C9" w:rsidP="037775C9">
            <w:pPr>
              <w:jc w:val="left"/>
              <w:rPr>
                <w:b/>
                <w:bCs/>
              </w:rPr>
            </w:pPr>
            <w:r w:rsidRPr="037775C9">
              <w:rPr>
                <w:b/>
                <w:bCs/>
              </w:rPr>
              <w:t>Éléments / zone</w:t>
            </w:r>
          </w:p>
        </w:tc>
        <w:tc>
          <w:tcPr>
            <w:tcW w:w="6095" w:type="dxa"/>
          </w:tcPr>
          <w:p w14:paraId="62FE47E8" w14:textId="6F2402C1" w:rsidR="006828B0" w:rsidRPr="006828B0" w:rsidRDefault="037775C9" w:rsidP="037775C9">
            <w:pPr>
              <w:rPr>
                <w:b/>
                <w:bCs/>
              </w:rPr>
            </w:pPr>
            <w:r w:rsidRPr="037775C9">
              <w:rPr>
                <w:b/>
                <w:bCs/>
              </w:rPr>
              <w:t>Description</w:t>
            </w:r>
          </w:p>
        </w:tc>
      </w:tr>
      <w:tr w:rsidR="006828B0" w14:paraId="337B2DD5" w14:textId="77777777" w:rsidTr="29906FA7">
        <w:tc>
          <w:tcPr>
            <w:tcW w:w="2977" w:type="dxa"/>
          </w:tcPr>
          <w:p w14:paraId="7D3E1543" w14:textId="6F2402C1" w:rsidR="006828B0" w:rsidRDefault="037775C9" w:rsidP="00AC6A09">
            <w:pPr>
              <w:pStyle w:val="Paragraphedeliste"/>
              <w:numPr>
                <w:ilvl w:val="0"/>
                <w:numId w:val="35"/>
              </w:numPr>
              <w:jc w:val="left"/>
            </w:pPr>
            <w:r>
              <w:t>Logo</w:t>
            </w:r>
          </w:p>
        </w:tc>
        <w:tc>
          <w:tcPr>
            <w:tcW w:w="6095" w:type="dxa"/>
          </w:tcPr>
          <w:p w14:paraId="51C2A685" w14:textId="6F2402C1" w:rsidR="006828B0" w:rsidRDefault="037775C9">
            <w:pPr>
              <w:jc w:val="left"/>
            </w:pPr>
            <w:r>
              <w:t>Représente le logo de l'application</w:t>
            </w:r>
          </w:p>
        </w:tc>
      </w:tr>
      <w:tr w:rsidR="006828B0" w14:paraId="360EEA75" w14:textId="77777777" w:rsidTr="29906FA7">
        <w:tc>
          <w:tcPr>
            <w:tcW w:w="2977" w:type="dxa"/>
          </w:tcPr>
          <w:p w14:paraId="179A2557" w14:textId="360D25BF" w:rsidR="006828B0" w:rsidRPr="006828B0" w:rsidRDefault="037775C9" w:rsidP="037775C9">
            <w:pPr>
              <w:pStyle w:val="Paragraphedeliste"/>
              <w:numPr>
                <w:ilvl w:val="0"/>
                <w:numId w:val="35"/>
              </w:numPr>
              <w:jc w:val="left"/>
              <w:rPr>
                <w:rFonts w:asciiTheme="minorEastAsia" w:eastAsiaTheme="minorEastAsia" w:hAnsiTheme="minorEastAsia" w:cstheme="minorEastAsia"/>
              </w:rPr>
            </w:pPr>
            <w:r>
              <w:t>Bouton Ajouter/Modifier</w:t>
            </w:r>
          </w:p>
        </w:tc>
        <w:tc>
          <w:tcPr>
            <w:tcW w:w="6095" w:type="dxa"/>
          </w:tcPr>
          <w:p w14:paraId="0F972FBC" w14:textId="360D25BF" w:rsidR="006828B0" w:rsidRDefault="037775C9">
            <w:pPr>
              <w:jc w:val="left"/>
            </w:pPr>
            <w:r>
              <w:t xml:space="preserve">Ce bouton ouvre sur la fenêtre d'ajout/modification d'évènements. </w:t>
            </w:r>
          </w:p>
        </w:tc>
      </w:tr>
      <w:tr w:rsidR="006828B0" w14:paraId="053DE31D" w14:textId="77777777" w:rsidTr="29906FA7">
        <w:tc>
          <w:tcPr>
            <w:tcW w:w="2977" w:type="dxa"/>
          </w:tcPr>
          <w:p w14:paraId="754555F4" w14:textId="360D25BF" w:rsidR="006828B0" w:rsidRDefault="037775C9" w:rsidP="00AC6A09">
            <w:pPr>
              <w:pStyle w:val="Paragraphedeliste"/>
              <w:numPr>
                <w:ilvl w:val="0"/>
                <w:numId w:val="35"/>
              </w:numPr>
              <w:jc w:val="left"/>
            </w:pPr>
            <w:r>
              <w:t>Bouton PDF</w:t>
            </w:r>
          </w:p>
        </w:tc>
        <w:tc>
          <w:tcPr>
            <w:tcW w:w="6095" w:type="dxa"/>
          </w:tcPr>
          <w:p w14:paraId="7FFF6E78" w14:textId="103B77BF" w:rsidR="006828B0" w:rsidRDefault="29906FA7">
            <w:pPr>
              <w:jc w:val="left"/>
            </w:pPr>
            <w:r>
              <w:t>Ce bouton permet de générer un document PDF comprenant les informations relatives à la rubrique choisie (grâce aux checkboxes).</w:t>
            </w:r>
          </w:p>
        </w:tc>
      </w:tr>
      <w:tr w:rsidR="006828B0" w14:paraId="184756BC" w14:textId="77777777" w:rsidTr="29906FA7">
        <w:tc>
          <w:tcPr>
            <w:tcW w:w="2977" w:type="dxa"/>
          </w:tcPr>
          <w:p w14:paraId="323E8A35" w14:textId="360D25BF" w:rsidR="006828B0" w:rsidRDefault="037775C9" w:rsidP="00AC6A09">
            <w:pPr>
              <w:pStyle w:val="Paragraphedeliste"/>
              <w:numPr>
                <w:ilvl w:val="0"/>
                <w:numId w:val="35"/>
              </w:numPr>
              <w:jc w:val="left"/>
            </w:pPr>
            <w:r>
              <w:t>Notifications</w:t>
            </w:r>
          </w:p>
        </w:tc>
        <w:tc>
          <w:tcPr>
            <w:tcW w:w="6095" w:type="dxa"/>
          </w:tcPr>
          <w:p w14:paraId="2448CF59" w14:textId="360D25BF" w:rsidR="006828B0" w:rsidRDefault="037775C9">
            <w:pPr>
              <w:jc w:val="left"/>
            </w:pPr>
            <w:r>
              <w:t>Affiche le nombre d'évènements en attente de validation</w:t>
            </w:r>
          </w:p>
        </w:tc>
      </w:tr>
      <w:tr w:rsidR="006828B0" w14:paraId="3ED489CD" w14:textId="77777777" w:rsidTr="29906FA7">
        <w:tc>
          <w:tcPr>
            <w:tcW w:w="2977" w:type="dxa"/>
          </w:tcPr>
          <w:p w14:paraId="03D73621" w14:textId="360D25BF" w:rsidR="006828B0" w:rsidRDefault="037775C9" w:rsidP="00AC6A09">
            <w:pPr>
              <w:pStyle w:val="Paragraphedeliste"/>
              <w:numPr>
                <w:ilvl w:val="0"/>
                <w:numId w:val="35"/>
              </w:numPr>
              <w:jc w:val="left"/>
            </w:pPr>
            <w:r>
              <w:t>Bouton en attente</w:t>
            </w:r>
          </w:p>
        </w:tc>
        <w:tc>
          <w:tcPr>
            <w:tcW w:w="6095" w:type="dxa"/>
          </w:tcPr>
          <w:p w14:paraId="72443C91" w14:textId="360D25BF" w:rsidR="006828B0" w:rsidRDefault="037775C9">
            <w:pPr>
              <w:jc w:val="left"/>
            </w:pPr>
            <w:r>
              <w:t>Ouvre sur la fenêtre permettant de valider ou refuser en évènement en attente.</w:t>
            </w:r>
          </w:p>
        </w:tc>
      </w:tr>
      <w:tr w:rsidR="00322417" w14:paraId="19CD4059" w14:textId="77777777" w:rsidTr="29906FA7">
        <w:tc>
          <w:tcPr>
            <w:tcW w:w="2977" w:type="dxa"/>
          </w:tcPr>
          <w:p w14:paraId="5958D3A0" w14:textId="360D25BF" w:rsidR="00322417" w:rsidRDefault="29906FA7" w:rsidP="00AC6A09">
            <w:pPr>
              <w:pStyle w:val="Paragraphedeliste"/>
              <w:numPr>
                <w:ilvl w:val="0"/>
                <w:numId w:val="35"/>
              </w:numPr>
              <w:jc w:val="left"/>
            </w:pPr>
            <w:r>
              <w:t>Checkboxes Rubriques</w:t>
            </w:r>
          </w:p>
        </w:tc>
        <w:tc>
          <w:tcPr>
            <w:tcW w:w="6095" w:type="dxa"/>
          </w:tcPr>
          <w:p w14:paraId="3FBB9198" w14:textId="360D25BF" w:rsidR="00322417" w:rsidRDefault="037775C9">
            <w:pPr>
              <w:jc w:val="left"/>
            </w:pPr>
            <w:r>
              <w:t>Les cases cochées agissent comme filtre sur les évènements à afficher sur la carte interactive.</w:t>
            </w:r>
          </w:p>
        </w:tc>
      </w:tr>
      <w:tr w:rsidR="00322417" w14:paraId="53BBC628" w14:textId="77777777" w:rsidTr="29906FA7">
        <w:tc>
          <w:tcPr>
            <w:tcW w:w="2977" w:type="dxa"/>
          </w:tcPr>
          <w:p w14:paraId="1658EDDE" w14:textId="360D25BF" w:rsidR="00322417" w:rsidRDefault="037775C9" w:rsidP="00AC6A09">
            <w:pPr>
              <w:pStyle w:val="Paragraphedeliste"/>
              <w:numPr>
                <w:ilvl w:val="0"/>
                <w:numId w:val="35"/>
              </w:numPr>
              <w:jc w:val="left"/>
            </w:pPr>
            <w:r>
              <w:t>Description</w:t>
            </w:r>
          </w:p>
        </w:tc>
        <w:tc>
          <w:tcPr>
            <w:tcW w:w="6095" w:type="dxa"/>
          </w:tcPr>
          <w:p w14:paraId="6CAA1385" w14:textId="360D25BF" w:rsidR="00322417" w:rsidRDefault="037775C9">
            <w:pPr>
              <w:jc w:val="left"/>
            </w:pPr>
            <w:r>
              <w:t>Affiche les descriptions complètes des évènements filtrés</w:t>
            </w:r>
          </w:p>
        </w:tc>
      </w:tr>
      <w:tr w:rsidR="00322417" w14:paraId="0931F0F1" w14:textId="77777777" w:rsidTr="29906FA7">
        <w:tc>
          <w:tcPr>
            <w:tcW w:w="2977" w:type="dxa"/>
          </w:tcPr>
          <w:p w14:paraId="62F3F3E3" w14:textId="360D25BF" w:rsidR="00322417" w:rsidRDefault="037775C9" w:rsidP="00AC6A09">
            <w:pPr>
              <w:pStyle w:val="Paragraphedeliste"/>
              <w:numPr>
                <w:ilvl w:val="0"/>
                <w:numId w:val="35"/>
              </w:numPr>
              <w:jc w:val="left"/>
            </w:pPr>
            <w:r>
              <w:t>Liste évènements en attente</w:t>
            </w:r>
          </w:p>
        </w:tc>
        <w:tc>
          <w:tcPr>
            <w:tcW w:w="6095" w:type="dxa"/>
          </w:tcPr>
          <w:p w14:paraId="43E02681" w14:textId="423AE75A" w:rsidR="00322417" w:rsidRDefault="037775C9">
            <w:pPr>
              <w:jc w:val="left"/>
            </w:pPr>
            <w:r>
              <w:t>Liste déroulante affichant les évènements en attente de validation.</w:t>
            </w:r>
          </w:p>
        </w:tc>
      </w:tr>
      <w:tr w:rsidR="00BA0CA0" w14:paraId="06DEDBA6" w14:textId="77777777" w:rsidTr="29906FA7">
        <w:tc>
          <w:tcPr>
            <w:tcW w:w="2977" w:type="dxa"/>
          </w:tcPr>
          <w:p w14:paraId="7E38360C" w14:textId="360D25BF" w:rsidR="00BA0CA0" w:rsidRDefault="037775C9" w:rsidP="00AC6A09">
            <w:pPr>
              <w:pStyle w:val="Paragraphedeliste"/>
              <w:numPr>
                <w:ilvl w:val="0"/>
                <w:numId w:val="35"/>
              </w:numPr>
              <w:jc w:val="left"/>
            </w:pPr>
            <w:r>
              <w:t>Calendrier</w:t>
            </w:r>
          </w:p>
        </w:tc>
        <w:tc>
          <w:tcPr>
            <w:tcW w:w="6095" w:type="dxa"/>
          </w:tcPr>
          <w:p w14:paraId="4D7E71C1" w14:textId="360D25BF" w:rsidR="00BA0CA0" w:rsidRPr="0069472C" w:rsidRDefault="037775C9">
            <w:pPr>
              <w:jc w:val="left"/>
            </w:pPr>
            <w:r>
              <w:t>Agit comme filtre par la date sur les évènements à afficher</w:t>
            </w:r>
          </w:p>
        </w:tc>
      </w:tr>
      <w:tr w:rsidR="00BA0CA0" w14:paraId="50FD73CE" w14:textId="77777777" w:rsidTr="29906FA7">
        <w:trPr>
          <w:trHeight w:val="77"/>
        </w:trPr>
        <w:tc>
          <w:tcPr>
            <w:tcW w:w="2977" w:type="dxa"/>
          </w:tcPr>
          <w:p w14:paraId="3E395D3E" w14:textId="77855BC0" w:rsidR="00BA0CA0" w:rsidRDefault="037775C9" w:rsidP="00AC6A09">
            <w:pPr>
              <w:pStyle w:val="Paragraphedeliste"/>
              <w:numPr>
                <w:ilvl w:val="0"/>
                <w:numId w:val="35"/>
              </w:numPr>
              <w:jc w:val="left"/>
            </w:pPr>
            <w:r>
              <w:t>Carte interactive</w:t>
            </w:r>
          </w:p>
        </w:tc>
        <w:tc>
          <w:tcPr>
            <w:tcW w:w="6095" w:type="dxa"/>
          </w:tcPr>
          <w:p w14:paraId="39BADEAD" w14:textId="360D25BF" w:rsidR="00BA0CA0" w:rsidRDefault="037775C9">
            <w:pPr>
              <w:jc w:val="left"/>
            </w:pPr>
            <w:r>
              <w:t>Carte interactive affichant la position des évènements filtrés</w:t>
            </w:r>
          </w:p>
        </w:tc>
      </w:tr>
    </w:tbl>
    <w:p w14:paraId="79F79984" w14:textId="241F5765" w:rsidR="000E147C" w:rsidRDefault="000E147C">
      <w:pPr>
        <w:spacing w:line="259" w:lineRule="auto"/>
        <w:jc w:val="left"/>
      </w:pPr>
    </w:p>
    <w:p w14:paraId="312972FC" w14:textId="0BBA0251" w:rsidR="00862DB1" w:rsidRDefault="037775C9" w:rsidP="00CB1632">
      <w:pPr>
        <w:spacing w:line="259" w:lineRule="auto"/>
        <w:jc w:val="left"/>
      </w:pPr>
      <w:r>
        <w:t>La deuxième fenêtre de l’application apparaît dans deux contextes différents. Lorsque l'on veut ajouter ou modifier un évènement de la base de données. La distinction entre ces deux actions est faite par la liste déroulante. Celle-ci propose l’option d’ajouter un nouvel évènement ou d’en sélectionner un et de le modifier. Ces évènements sont définis comme actifs suivant leur date de fin.</w:t>
      </w:r>
    </w:p>
    <w:p w14:paraId="443FD5BA" w14:textId="5B75A669" w:rsidR="00346CFB" w:rsidRDefault="037775C9" w:rsidP="00CB1632">
      <w:pPr>
        <w:spacing w:line="259" w:lineRule="auto"/>
        <w:jc w:val="left"/>
      </w:pPr>
      <w:r>
        <w:t>Si le choix se porte sur un évènement présent dans la liste déroulante, les champs sont remplis avec les attributs de l’évènement sélectionné. En modifiant la valeur de ces champs, il est possible de modifier l'évènement sélectionné.</w:t>
      </w:r>
    </w:p>
    <w:p w14:paraId="6D6BA5CE" w14:textId="1E2DE643" w:rsidR="00862DB1" w:rsidRDefault="037775C9" w:rsidP="00D91909">
      <w:r>
        <w:t>Cette fenêtre propose une validation du contenu des champs. Si une valeur n'est pas conforme, le label du champ est affiché en rouge et une note détaille le format du champ à respecter. Cette vérification est effectuée lorsque l’on clique sur le bouton valider et elle se base sur les caractères utilisés et la longueur du contenu grâce à des expressions régulières (regex).</w:t>
      </w:r>
    </w:p>
    <w:p w14:paraId="016EEFEA" w14:textId="62706D4F" w:rsidR="000974D4" w:rsidRDefault="000F0817" w:rsidP="006C1CF8">
      <w:r>
        <w:rPr>
          <w:noProof/>
          <w:lang w:eastAsia="fr-FR"/>
        </w:rPr>
        <w:lastRenderedPageBreak/>
        <mc:AlternateContent>
          <mc:Choice Requires="wpc">
            <w:drawing>
              <wp:inline distT="0" distB="0" distL="0" distR="0" wp14:anchorId="10D82471" wp14:editId="44AEDD4C">
                <wp:extent cx="5817870" cy="4239895"/>
                <wp:effectExtent l="0" t="0" r="0" b="8255"/>
                <wp:docPr id="1517943552" name="Canvas 15179435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17943557" name="Group 1517943557"/>
                        <wpg:cNvGrpSpPr/>
                        <wpg:grpSpPr>
                          <a:xfrm>
                            <a:off x="0" y="0"/>
                            <a:ext cx="5784272" cy="4204035"/>
                            <a:chOff x="560615" y="-285231"/>
                            <a:chExt cx="4784272" cy="3478083"/>
                          </a:xfrm>
                        </wpg:grpSpPr>
                        <pic:pic xmlns:pic="http://schemas.openxmlformats.org/drawingml/2006/picture">
                          <pic:nvPicPr>
                            <pic:cNvPr id="1517943553" name="Picture 151794355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60615" y="0"/>
                              <a:ext cx="4784272" cy="3192852"/>
                            </a:xfrm>
                            <a:prstGeom prst="rect">
                              <a:avLst/>
                            </a:prstGeom>
                          </pic:spPr>
                        </pic:pic>
                        <wps:wsp>
                          <wps:cNvPr id="57" name="Rectangle 57"/>
                          <wps:cNvSpPr/>
                          <wps:spPr>
                            <a:xfrm>
                              <a:off x="3071347" y="253617"/>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2CBAE"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006909" y="1504373"/>
                              <a:ext cx="300277" cy="2852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CFBE"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432681" y="413566"/>
                              <a:ext cx="300277" cy="2852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EAD8A"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898071" y="2755990"/>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09477"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539816" y="2755990"/>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B11AC"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5023367" y="-285231"/>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BDE00"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565464" y="1273629"/>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38426B"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0D82471" id="Canvas 1517943552" o:spid="_x0000_s1057" editas="canvas" style="width:458.1pt;height:333.85pt;mso-position-horizontal-relative:char;mso-position-vertical-relative:line" coordsize="58178,4239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Y2FtaWwA&#10;AAWQAwACAAAAFAAAEJ6QBAACAAAAFAAAELKSkQACAAAAAzgzAACSkgACAAAAAzgzAADqHAAHAAAI&#10;DAAACJI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3OjA1OjI3IDEyOjI1OjM0ADIwMTc6MDU6MjcgMTI6MjU6MzQA&#10;AABjAGEAbQBpAGwAAAD/4QsY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Ny0wNS0y&#10;N1QxMjoyNTozNC44MzQ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Y2FtaWw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CfgO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">
                <v:shape id="_x0000_s1058" type="#_x0000_t75" style="position:absolute;width:58178;height:42398;visibility:visible;mso-wrap-style:square">
                  <v:fill o:detectmouseclick="t"/>
                  <v:path o:connecttype="none"/>
                </v:shape>
                <v:group id="Group 1517943557" o:spid="_x0000_s1059" style="position:absolute;width:57842;height:42040" coordorigin="5606,-2852" coordsize="47842,3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">
                  <v:shape id="Picture 1517943553" o:spid="_x0000_s1060" type="#_x0000_t75" style="position:absolute;left:5606;width:47842;height:3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">
                    <v:imagedata r:id="rId40" o:title=""/>
                    <v:path arrowok="t"/>
                  </v:shape>
                  <v:rect id="Rectangle 57" o:spid="_x0000_s1061" style="position:absolute;left:30713;top:2536;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" fillcolor="white [3212]" strokecolor="black [3213]" strokeweight="1pt">
                    <v:textbox>
                      <w:txbxContent>
                        <w:p w14:paraId="6772CBAE"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1</w:t>
                          </w:r>
                        </w:p>
                      </w:txbxContent>
                    </v:textbox>
                  </v:rect>
                  <v:rect id="Rectangle 58" o:spid="_x0000_s1062" style="position:absolute;left:20069;top:15043;width:300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glwAAAANsAAAAPAAAAZHJzL2Rvd25yZXYueG1sRE9NT8JA&#10;EL2T8B82Y+INtjYB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gF1IJcAAAADbAAAADwAAAAAA&#10;AAAAAAAAAAAHAgAAZHJzL2Rvd25yZXYueG1sUEsFBgAAAAADAAMAtwAAAPQCAAAAAA==&#10;" fillcolor="white [3212]" strokecolor="black [3213]" strokeweight="1pt">
                    <v:textbox>
                      <w:txbxContent>
                        <w:p w14:paraId="1DA3CFBE"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2</w:t>
                          </w:r>
                        </w:p>
                      </w:txbxContent>
                    </v:textbox>
                  </v:rect>
                  <v:rect id="Rectangle 59" o:spid="_x0000_s1063" style="position:absolute;left:44326;top:4135;width:300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2+wwAAANsAAAAPAAAAZHJzL2Rvd25yZXYueG1sRI9Ba8JA&#10;FITvBf/D8gRvulHQ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7xHtvsMAAADbAAAADwAA&#10;AAAAAAAAAAAAAAAHAgAAZHJzL2Rvd25yZXYueG1sUEsFBgAAAAADAAMAtwAAAPcCAAAAAA==&#10;" fillcolor="white [3212]" strokecolor="black [3213]" strokeweight="1pt">
                    <v:textbox>
                      <w:txbxContent>
                        <w:p w14:paraId="66FEAD8A"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3</w:t>
                          </w:r>
                        </w:p>
                      </w:txbxContent>
                    </v:textbox>
                  </v:rect>
                  <v:rect id="Rectangle 62" o:spid="_x0000_s1064" style="position:absolute;left:8980;top:27559;width:300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" fillcolor="white [3212]" strokecolor="black [3213]" strokeweight="1pt">
                    <v:textbox>
                      <w:txbxContent>
                        <w:p w14:paraId="67F09477"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6</w:t>
                          </w:r>
                        </w:p>
                      </w:txbxContent>
                    </v:textbox>
                  </v:rect>
                  <v:rect id="Rectangle 63" o:spid="_x0000_s1065" style="position:absolute;left:15398;top:27559;width:300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14:paraId="7A4B11AC"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7</w:t>
                          </w:r>
                        </w:p>
                      </w:txbxContent>
                    </v:textbox>
                  </v:rect>
                  <v:rect id="Rectangle 65" o:spid="_x0000_s1066" style="position:absolute;left:50233;top:-2852;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0GwwAAANsAAAAPAAAAZHJzL2Rvd25yZXYueG1sRI9fa8JA&#10;EMTfBb/DsULf9KLQ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oDAtBsMAAADbAAAADwAA&#10;AAAAAAAAAAAAAAAHAgAAZHJzL2Rvd25yZXYueG1sUEsFBgAAAAADAAMAtwAAAPcCAAAAAA==&#10;" fillcolor="white [3212]" strokecolor="black [3213]" strokeweight="1pt">
                    <v:textbox>
                      <w:txbxContent>
                        <w:p w14:paraId="4EDBDE00"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5</w:t>
                          </w:r>
                        </w:p>
                      </w:txbxContent>
                    </v:textbox>
                  </v:rect>
                  <v:rect id="Rectangle 66" o:spid="_x0000_s1067" style="position:absolute;left:45654;top:12736;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" fillcolor="white [3212]" strokecolor="black [3213]" strokeweight="1pt">
                    <v:textbox>
                      <w:txbxContent>
                        <w:p w14:paraId="7238426B" w14:textId="77777777" w:rsidR="00BF28B1" w:rsidRPr="001A217D" w:rsidRDefault="00BF28B1"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4</w:t>
                          </w:r>
                        </w:p>
                      </w:txbxContent>
                    </v:textbox>
                  </v:rect>
                </v:group>
                <w10:anchorlock/>
              </v:group>
            </w:pict>
          </mc:Fallback>
        </mc:AlternateContent>
      </w:r>
    </w:p>
    <w:p w14:paraId="0BE2861E" w14:textId="6C4DEC7A" w:rsidR="00862DB1" w:rsidRPr="00862DB1" w:rsidRDefault="000974D4" w:rsidP="00C156FF">
      <w:pPr>
        <w:pStyle w:val="Titreimage"/>
      </w:pPr>
      <w:r>
        <w:t xml:space="preserve">Figure </w:t>
      </w:r>
      <w:fldSimple w:instr=" SEQ Figure \* ARABIC ">
        <w:r w:rsidR="00E66AE4">
          <w:rPr>
            <w:noProof/>
          </w:rPr>
          <w:t>22</w:t>
        </w:r>
      </w:fldSimple>
      <w:r w:rsidR="00A53F4B">
        <w:t> :</w:t>
      </w:r>
      <w:r>
        <w:t xml:space="preserve"> </w:t>
      </w:r>
      <w:r w:rsidR="00A53F4B">
        <w:t>F</w:t>
      </w:r>
      <w:r w:rsidRPr="001672EA">
        <w:t>enêtre d'ajout et</w:t>
      </w:r>
      <w:r w:rsidR="001F6A40">
        <w:t xml:space="preserve"> de modification des </w:t>
      </w:r>
      <w:r w:rsidR="00471BC0">
        <w:t>évènements</w:t>
      </w:r>
      <w:r w:rsidR="00EA06CE">
        <w:t xml:space="preserve"> avec</w:t>
      </w:r>
      <w:r w:rsidR="001F6A40">
        <w:t xml:space="preserve"> </w:t>
      </w:r>
      <w:r w:rsidR="00EA06CE">
        <w:t>notification d’une</w:t>
      </w:r>
      <w:r w:rsidR="001A217D">
        <w:t xml:space="preserve"> </w:t>
      </w:r>
      <w:r w:rsidR="001F6A40" w:rsidDel="00EA06CE">
        <w:t>erreur</w:t>
      </w:r>
    </w:p>
    <w:p w14:paraId="2257DB25" w14:textId="6F5CFDC9" w:rsidR="001E74DC" w:rsidRDefault="001E74DC">
      <w:pPr>
        <w:spacing w:line="259" w:lineRule="auto"/>
        <w:jc w:val="left"/>
      </w:pPr>
    </w:p>
    <w:p w14:paraId="30C2B565" w14:textId="6D570AF2" w:rsidR="00346CFB" w:rsidRDefault="037775C9" w:rsidP="0DD4E153">
      <w:r>
        <w:t>Description des composants de la fenêtre d'ajout/modification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481D5F" w14:paraId="2D1CB6BB" w14:textId="77777777" w:rsidTr="037775C9">
        <w:tc>
          <w:tcPr>
            <w:tcW w:w="2977" w:type="dxa"/>
          </w:tcPr>
          <w:p w14:paraId="36FE8D71" w14:textId="7916F1A8" w:rsidR="00481D5F" w:rsidRPr="006828B0" w:rsidRDefault="037775C9" w:rsidP="037775C9">
            <w:pPr>
              <w:jc w:val="left"/>
              <w:rPr>
                <w:b/>
                <w:bCs/>
              </w:rPr>
            </w:pPr>
            <w:r w:rsidRPr="037775C9">
              <w:rPr>
                <w:b/>
                <w:bCs/>
              </w:rPr>
              <w:t>Éléments / zone</w:t>
            </w:r>
          </w:p>
        </w:tc>
        <w:tc>
          <w:tcPr>
            <w:tcW w:w="6095" w:type="dxa"/>
          </w:tcPr>
          <w:p w14:paraId="5E84F0F4" w14:textId="63FA7877" w:rsidR="00481D5F" w:rsidRPr="006828B0" w:rsidRDefault="037775C9" w:rsidP="037775C9">
            <w:pPr>
              <w:rPr>
                <w:b/>
                <w:bCs/>
              </w:rPr>
            </w:pPr>
            <w:r w:rsidRPr="037775C9">
              <w:rPr>
                <w:b/>
                <w:bCs/>
              </w:rPr>
              <w:t>Description</w:t>
            </w:r>
          </w:p>
        </w:tc>
      </w:tr>
      <w:tr w:rsidR="00AC6A09" w14:paraId="032F7473" w14:textId="77777777" w:rsidTr="037775C9">
        <w:tc>
          <w:tcPr>
            <w:tcW w:w="2977" w:type="dxa"/>
          </w:tcPr>
          <w:p w14:paraId="419AE19A" w14:textId="63FA7877" w:rsidR="00AC6A09" w:rsidRPr="00AC6A09" w:rsidRDefault="037775C9">
            <w:pPr>
              <w:pStyle w:val="Paragraphedeliste"/>
              <w:numPr>
                <w:ilvl w:val="0"/>
                <w:numId w:val="37"/>
              </w:numPr>
              <w:jc w:val="left"/>
            </w:pPr>
            <w:r>
              <w:t>Liste déroulante</w:t>
            </w:r>
          </w:p>
        </w:tc>
        <w:tc>
          <w:tcPr>
            <w:tcW w:w="6095" w:type="dxa"/>
          </w:tcPr>
          <w:p w14:paraId="6DCD973A" w14:textId="63FA7877" w:rsidR="00AC6A09" w:rsidRPr="003E4641" w:rsidRDefault="037775C9">
            <w:pPr>
              <w:jc w:val="left"/>
            </w:pPr>
            <w:r>
              <w:t>Permet de choisir si l'on veut ajouter un évènement ou modifier un élément déjà présent dans la base de données</w:t>
            </w:r>
          </w:p>
        </w:tc>
      </w:tr>
      <w:tr w:rsidR="00AC6A09" w14:paraId="46DE8962" w14:textId="77777777" w:rsidTr="037775C9">
        <w:tc>
          <w:tcPr>
            <w:tcW w:w="2977" w:type="dxa"/>
          </w:tcPr>
          <w:p w14:paraId="4E93144D" w14:textId="63FA7877" w:rsidR="00AC6A09" w:rsidRPr="00D80D8C" w:rsidRDefault="037775C9" w:rsidP="037775C9">
            <w:pPr>
              <w:pStyle w:val="Paragraphedeliste"/>
              <w:numPr>
                <w:ilvl w:val="0"/>
                <w:numId w:val="37"/>
              </w:numPr>
              <w:jc w:val="left"/>
              <w:rPr>
                <w:rFonts w:eastAsiaTheme="minorEastAsia"/>
              </w:rPr>
            </w:pPr>
            <w:r>
              <w:t>Champs</w:t>
            </w:r>
          </w:p>
        </w:tc>
        <w:tc>
          <w:tcPr>
            <w:tcW w:w="6095" w:type="dxa"/>
          </w:tcPr>
          <w:p w14:paraId="7B7EB479" w14:textId="5086CBAA" w:rsidR="00AC6A09" w:rsidRPr="003E4641" w:rsidRDefault="037775C9">
            <w:pPr>
              <w:jc w:val="left"/>
            </w:pPr>
            <w:r>
              <w:t>Champs éditables pour définir les attributs d'un évènement</w:t>
            </w:r>
          </w:p>
        </w:tc>
      </w:tr>
      <w:tr w:rsidR="00AC6A09" w14:paraId="7B7F2EE6" w14:textId="77777777" w:rsidTr="037775C9">
        <w:tc>
          <w:tcPr>
            <w:tcW w:w="2977" w:type="dxa"/>
          </w:tcPr>
          <w:p w14:paraId="62493F27" w14:textId="63FA7877" w:rsidR="00AC6A09" w:rsidRPr="00AC6A09" w:rsidRDefault="037775C9">
            <w:pPr>
              <w:pStyle w:val="Paragraphedeliste"/>
              <w:numPr>
                <w:ilvl w:val="0"/>
                <w:numId w:val="37"/>
              </w:numPr>
              <w:jc w:val="left"/>
            </w:pPr>
            <w:r>
              <w:t>Calendrier</w:t>
            </w:r>
          </w:p>
        </w:tc>
        <w:tc>
          <w:tcPr>
            <w:tcW w:w="6095" w:type="dxa"/>
          </w:tcPr>
          <w:p w14:paraId="2F08B11B" w14:textId="36F2443F" w:rsidR="00AC6A09" w:rsidRPr="003E4641" w:rsidRDefault="037775C9">
            <w:pPr>
              <w:jc w:val="left"/>
            </w:pPr>
            <w:r>
              <w:t>Permet de remplir les champs de date de début et de date de fin en interagissant avec les boutons du calendrier</w:t>
            </w:r>
          </w:p>
        </w:tc>
      </w:tr>
      <w:tr w:rsidR="00AC6A09" w14:paraId="01253EB5" w14:textId="77777777" w:rsidTr="037775C9">
        <w:tc>
          <w:tcPr>
            <w:tcW w:w="2977" w:type="dxa"/>
          </w:tcPr>
          <w:p w14:paraId="59372271" w14:textId="63FA7877" w:rsidR="00AC6A09" w:rsidRPr="00AC6A09" w:rsidRDefault="037775C9">
            <w:pPr>
              <w:pStyle w:val="Paragraphedeliste"/>
              <w:numPr>
                <w:ilvl w:val="0"/>
                <w:numId w:val="37"/>
              </w:numPr>
              <w:jc w:val="left"/>
            </w:pPr>
            <w:r>
              <w:t>Notification d'erreurs</w:t>
            </w:r>
          </w:p>
        </w:tc>
        <w:tc>
          <w:tcPr>
            <w:tcW w:w="6095" w:type="dxa"/>
          </w:tcPr>
          <w:p w14:paraId="333130AD" w14:textId="5CAD68E5" w:rsidR="00AC6A09" w:rsidRPr="003E4641" w:rsidRDefault="037775C9">
            <w:pPr>
              <w:jc w:val="left"/>
            </w:pPr>
            <w:r>
              <w:t>Indique à l'utilisateur le champ incomplet et la forme attendue</w:t>
            </w:r>
          </w:p>
        </w:tc>
      </w:tr>
      <w:tr w:rsidR="00AC6A09" w14:paraId="22965E3D" w14:textId="77777777" w:rsidTr="037775C9">
        <w:tc>
          <w:tcPr>
            <w:tcW w:w="2977" w:type="dxa"/>
          </w:tcPr>
          <w:p w14:paraId="0CE361C6" w14:textId="63FA7877" w:rsidR="00AC6A09" w:rsidRPr="00AC6A09" w:rsidRDefault="037775C9">
            <w:pPr>
              <w:pStyle w:val="Paragraphedeliste"/>
              <w:numPr>
                <w:ilvl w:val="0"/>
                <w:numId w:val="37"/>
              </w:numPr>
              <w:jc w:val="left"/>
            </w:pPr>
            <w:r>
              <w:t>Bouton fermer</w:t>
            </w:r>
          </w:p>
        </w:tc>
        <w:tc>
          <w:tcPr>
            <w:tcW w:w="6095" w:type="dxa"/>
          </w:tcPr>
          <w:p w14:paraId="0A2AAF5E" w14:textId="3F9E47CD" w:rsidR="00AC6A09" w:rsidRPr="003E4641" w:rsidRDefault="037775C9">
            <w:pPr>
              <w:jc w:val="left"/>
            </w:pPr>
            <w:r>
              <w:t>Ferme la fenêtre courante</w:t>
            </w:r>
          </w:p>
        </w:tc>
      </w:tr>
      <w:tr w:rsidR="00AC6A09" w14:paraId="5A42C732" w14:textId="77777777" w:rsidTr="037775C9">
        <w:tc>
          <w:tcPr>
            <w:tcW w:w="2977" w:type="dxa"/>
          </w:tcPr>
          <w:p w14:paraId="7DAA0503" w14:textId="63FA7877" w:rsidR="00AC6A09" w:rsidRPr="00AC6A09" w:rsidRDefault="037775C9">
            <w:pPr>
              <w:pStyle w:val="Paragraphedeliste"/>
              <w:numPr>
                <w:ilvl w:val="0"/>
                <w:numId w:val="37"/>
              </w:numPr>
              <w:jc w:val="left"/>
            </w:pPr>
            <w:r>
              <w:t>Bouton valider</w:t>
            </w:r>
          </w:p>
        </w:tc>
        <w:tc>
          <w:tcPr>
            <w:tcW w:w="6095" w:type="dxa"/>
          </w:tcPr>
          <w:p w14:paraId="7E8F4B25" w14:textId="54827348" w:rsidR="00AC6A09" w:rsidRPr="003E4641" w:rsidRDefault="037775C9">
            <w:pPr>
              <w:jc w:val="left"/>
            </w:pPr>
            <w:r>
              <w:t>Contrôle les données saisies, et si elles sont valides, ajoute l'évènement à la base de données, ou met à jour l'évènement si l'utilisateur avait choisi un évènement déjà présent dans la base de données</w:t>
            </w:r>
          </w:p>
        </w:tc>
      </w:tr>
      <w:tr w:rsidR="00AC6A09" w14:paraId="605B1962" w14:textId="77777777" w:rsidTr="037775C9">
        <w:trPr>
          <w:trHeight w:val="77"/>
        </w:trPr>
        <w:tc>
          <w:tcPr>
            <w:tcW w:w="2977" w:type="dxa"/>
          </w:tcPr>
          <w:p w14:paraId="4EE0B3A3" w14:textId="63FA7877" w:rsidR="00AC6A09" w:rsidRPr="00AC6A09" w:rsidRDefault="037775C9">
            <w:pPr>
              <w:pStyle w:val="Paragraphedeliste"/>
              <w:numPr>
                <w:ilvl w:val="0"/>
                <w:numId w:val="37"/>
              </w:numPr>
              <w:jc w:val="left"/>
            </w:pPr>
            <w:r>
              <w:t>Bouton Supprimer</w:t>
            </w:r>
          </w:p>
        </w:tc>
        <w:tc>
          <w:tcPr>
            <w:tcW w:w="6095" w:type="dxa"/>
          </w:tcPr>
          <w:p w14:paraId="1D585254" w14:textId="63FA7877" w:rsidR="00AC6A09" w:rsidRPr="003E4641" w:rsidRDefault="037775C9">
            <w:pPr>
              <w:jc w:val="left"/>
            </w:pPr>
            <w:r>
              <w:t>Supprime l'évènement sélectionné de la base de données</w:t>
            </w:r>
          </w:p>
        </w:tc>
      </w:tr>
    </w:tbl>
    <w:p w14:paraId="7DC2341E" w14:textId="77777777" w:rsidR="00481D5F" w:rsidRDefault="00481D5F" w:rsidP="0DD4E153"/>
    <w:p w14:paraId="2EA1D2F6" w14:textId="77777777" w:rsidR="00321E67" w:rsidRDefault="00321E67">
      <w:pPr>
        <w:spacing w:line="259" w:lineRule="auto"/>
        <w:jc w:val="left"/>
      </w:pPr>
      <w:r>
        <w:br w:type="page"/>
      </w:r>
    </w:p>
    <w:p w14:paraId="03BAE7D2" w14:textId="6AB60843" w:rsidR="00E97130" w:rsidRDefault="037775C9" w:rsidP="0DD4E153">
      <w:r>
        <w:lastRenderedPageBreak/>
        <w:t xml:space="preserve">La même fenêtre permet la validation d'évènements en attente. Dans ce cas, l’utilisateur peut valider ou refuser un évènement. </w:t>
      </w:r>
    </w:p>
    <w:p w14:paraId="5EE2CFDE" w14:textId="32D09B70" w:rsidR="00E97130" w:rsidRDefault="037775C9" w:rsidP="0DD4E153">
      <w:r>
        <w:t>La liste déroulante permet de sélectionner un de ces évènements. Sa sélection remplira les champs de la fenêtre. L’utilisateur pourra ensuite décider de le modifier ou non avant de le valider.</w:t>
      </w:r>
    </w:p>
    <w:p w14:paraId="6C1C07BA" w14:textId="32D09B70" w:rsidR="00B5753D" w:rsidRDefault="00B5753D" w:rsidP="0DD4E153"/>
    <w:p w14:paraId="18D829B0" w14:textId="0E1E5D9F" w:rsidR="001804E5" w:rsidRDefault="00F6787A" w:rsidP="006C1CF8">
      <w:r>
        <w:rPr>
          <w:noProof/>
          <w:lang w:eastAsia="fr-FR"/>
        </w:rPr>
        <mc:AlternateContent>
          <mc:Choice Requires="wpc">
            <w:drawing>
              <wp:inline distT="0" distB="0" distL="0" distR="0" wp14:anchorId="168F5961" wp14:editId="6120E2BD">
                <wp:extent cx="5819140" cy="3955135"/>
                <wp:effectExtent l="0" t="0" r="0" b="7620"/>
                <wp:docPr id="1517943554" name="Canvas 15179435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17943558" name="Group 1517943558"/>
                        <wpg:cNvGrpSpPr/>
                        <wpg:grpSpPr>
                          <a:xfrm>
                            <a:off x="0" y="0"/>
                            <a:ext cx="5819140" cy="3919504"/>
                            <a:chOff x="429729" y="0"/>
                            <a:chExt cx="4613564" cy="3078926"/>
                          </a:xfrm>
                        </wpg:grpSpPr>
                        <pic:pic xmlns:pic="http://schemas.openxmlformats.org/drawingml/2006/picture">
                          <pic:nvPicPr>
                            <pic:cNvPr id="1517943555" name="Picture 151794355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29729" y="0"/>
                              <a:ext cx="4613564" cy="3078926"/>
                            </a:xfrm>
                            <a:prstGeom prst="rect">
                              <a:avLst/>
                            </a:prstGeom>
                          </pic:spPr>
                        </pic:pic>
                        <wps:wsp>
                          <wps:cNvPr id="71" name="Rectangle 71"/>
                          <wps:cNvSpPr/>
                          <wps:spPr>
                            <a:xfrm>
                              <a:off x="3011061" y="329456"/>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9C87E" w14:textId="77777777" w:rsidR="00BF28B1" w:rsidRPr="00F90A25" w:rsidRDefault="00BF28B1"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192021" y="2399292"/>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362D1" w14:textId="77777777" w:rsidR="00BF28B1" w:rsidRPr="00F90A25" w:rsidRDefault="00BF28B1"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192021" y="2753818"/>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1FC15" w14:textId="77777777" w:rsidR="00BF28B1" w:rsidRPr="00F90A25" w:rsidRDefault="00BF28B1"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68F5961" id="Canvas 1517943554" o:spid="_x0000_s1068" editas="canvas" style="width:458.2pt;height:311.45pt;mso-position-horizontal-relative:char;mso-position-vertical-relative:line" coordsize="58191,3954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Y2FtaWwAAAWQAwACAAAAFAAAEJ6QBAACAAAAFAAAELKSkQAC&#10;AAAAAzQ2AACSkgACAAAAAzQ2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1OjI3IDEy&#10;OjM1OjA0ADIwMTc6MDU6MjcgMTI6MzU6MDQAAABjAGEAbQBpAGwAAAD/4QsY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xNy0wNS0yN1QxMjozNTowNC40NjI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Y2FtaWw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8P3hwYWNrZXQgZW5kPSd3Jz8+/9sAQwAHBQUGBQQHBgUGCAcHCAoRCwoJ&#10;CQoVDxAMERgVGhkYFRgXGx4nIRsdJR0XGCIuIiUoKSssKxogLzMvKjInKisq/9sAQwEHCAgKCQoU&#10;CwsUKhwYHCoqKioqKioqKioqKioqKioqKioqKioqKioqKioqKioqKioqKioqKioqKioqKioqKioq&#10;/8AAEQgCfgO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">
                <v:shape id="_x0000_s1069" type="#_x0000_t75" style="position:absolute;width:58191;height:39547;visibility:visible;mso-wrap-style:square">
                  <v:fill o:detectmouseclick="t"/>
                  <v:path o:connecttype="none"/>
                </v:shape>
                <v:group id="Group 1517943558" o:spid="_x0000_s1070" style="position:absolute;width:58191;height:39195" coordorigin="4297" coordsize="46135,3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">
                  <v:shape id="Picture 1517943555" o:spid="_x0000_s1071" type="#_x0000_t75" style="position:absolute;left:4297;width:46135;height:3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">
                    <v:imagedata r:id="rId42" o:title=""/>
                    <v:path arrowok="t"/>
                  </v:shape>
                  <v:rect id="Rectangle 71" o:spid="_x0000_s1072" style="position:absolute;left:30110;top:3294;width:299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" fillcolor="white [3212]" strokecolor="black [3213]" strokeweight="1pt">
                    <v:textbox>
                      <w:txbxContent>
                        <w:p w14:paraId="5C39C87E" w14:textId="77777777" w:rsidR="00BF28B1" w:rsidRPr="00F90A25" w:rsidRDefault="00BF28B1"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1</w:t>
                          </w:r>
                        </w:p>
                      </w:txbxContent>
                    </v:textbox>
                  </v:rect>
                  <v:rect id="Rectangle 72" o:spid="_x0000_s1073" style="position:absolute;left:11920;top:23992;width:2997;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" fillcolor="white [3212]" strokecolor="black [3213]" strokeweight="1pt">
                    <v:textbox>
                      <w:txbxContent>
                        <w:p w14:paraId="403362D1" w14:textId="77777777" w:rsidR="00BF28B1" w:rsidRPr="00F90A25" w:rsidRDefault="00BF28B1"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2</w:t>
                          </w:r>
                        </w:p>
                      </w:txbxContent>
                    </v:textbox>
                  </v:rect>
                  <v:rect id="Rectangle 73" o:spid="_x0000_s1074" style="position:absolute;left:11920;top:27538;width:299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" fillcolor="white [3212]" strokecolor="black [3213]" strokeweight="1pt">
                    <v:textbox>
                      <w:txbxContent>
                        <w:p w14:paraId="7821FC15" w14:textId="77777777" w:rsidR="00BF28B1" w:rsidRPr="00F90A25" w:rsidRDefault="00BF28B1"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3</w:t>
                          </w:r>
                        </w:p>
                      </w:txbxContent>
                    </v:textbox>
                  </v:rect>
                </v:group>
                <w10:anchorlock/>
              </v:group>
            </w:pict>
          </mc:Fallback>
        </mc:AlternateContent>
      </w:r>
    </w:p>
    <w:p w14:paraId="6FE0350A" w14:textId="7BADB05A" w:rsidR="00E37978" w:rsidRPr="00862DB1" w:rsidRDefault="001804E5" w:rsidP="002E0FA4">
      <w:pPr>
        <w:pStyle w:val="Titreimage"/>
      </w:pPr>
      <w:bookmarkStart w:id="331" w:name="_Ref483778141"/>
      <w:r>
        <w:t xml:space="preserve">Figure </w:t>
      </w:r>
      <w:fldSimple w:instr=" SEQ Figure \* ARABIC ">
        <w:r w:rsidR="00E66AE4">
          <w:rPr>
            <w:noProof/>
          </w:rPr>
          <w:t>23</w:t>
        </w:r>
      </w:fldSimple>
      <w:bookmarkEnd w:id="331"/>
      <w:r w:rsidR="00B30502">
        <w:t> :</w:t>
      </w:r>
      <w:r>
        <w:t xml:space="preserve"> </w:t>
      </w:r>
      <w:r w:rsidR="00AD28AF">
        <w:t>F</w:t>
      </w:r>
      <w:r w:rsidRPr="000A7AAF">
        <w:t xml:space="preserve">enêtre de validation des </w:t>
      </w:r>
      <w:r w:rsidR="00471BC0">
        <w:t>évènements</w:t>
      </w:r>
      <w:r w:rsidRPr="000A7AAF">
        <w:t xml:space="preserve"> en attente</w:t>
      </w:r>
      <w:r w:rsidR="00587914">
        <w:t xml:space="preserve"> avec sa</w:t>
      </w:r>
      <w:r w:rsidR="00DE0A16">
        <w:t xml:space="preserve"> liste des évènements déroulée.</w:t>
      </w:r>
    </w:p>
    <w:p w14:paraId="5B7680A3" w14:textId="77777777" w:rsidR="00E2384D" w:rsidRPr="00E2384D" w:rsidRDefault="00E2384D" w:rsidP="00E2384D"/>
    <w:p w14:paraId="19725C0A" w14:textId="4109417B" w:rsidR="007036C0" w:rsidRDefault="037775C9" w:rsidP="007036C0">
      <w:r>
        <w:t>Description des composants de la fenêtre de validation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AF1A47" w14:paraId="36836818" w14:textId="77777777" w:rsidTr="037775C9">
        <w:tc>
          <w:tcPr>
            <w:tcW w:w="2977" w:type="dxa"/>
          </w:tcPr>
          <w:p w14:paraId="4A25A086" w14:textId="59D623ED" w:rsidR="00AF1A47" w:rsidRPr="006828B0" w:rsidRDefault="037775C9" w:rsidP="037775C9">
            <w:pPr>
              <w:jc w:val="left"/>
              <w:rPr>
                <w:b/>
                <w:bCs/>
              </w:rPr>
            </w:pPr>
            <w:r w:rsidRPr="037775C9">
              <w:rPr>
                <w:b/>
                <w:bCs/>
              </w:rPr>
              <w:t>Éléments / zone</w:t>
            </w:r>
          </w:p>
        </w:tc>
        <w:tc>
          <w:tcPr>
            <w:tcW w:w="6095" w:type="dxa"/>
          </w:tcPr>
          <w:p w14:paraId="208C0408" w14:textId="63FA7877" w:rsidR="00AF1A47" w:rsidRPr="006828B0" w:rsidRDefault="037775C9" w:rsidP="037775C9">
            <w:pPr>
              <w:rPr>
                <w:b/>
                <w:bCs/>
              </w:rPr>
            </w:pPr>
            <w:r w:rsidRPr="037775C9">
              <w:rPr>
                <w:b/>
                <w:bCs/>
              </w:rPr>
              <w:t>Description</w:t>
            </w:r>
          </w:p>
        </w:tc>
      </w:tr>
      <w:tr w:rsidR="00AF1A47" w14:paraId="77ADE49E" w14:textId="77777777" w:rsidTr="037775C9">
        <w:tc>
          <w:tcPr>
            <w:tcW w:w="2977" w:type="dxa"/>
          </w:tcPr>
          <w:p w14:paraId="6A3D3B9B" w14:textId="63FA7877" w:rsidR="00AF1A47" w:rsidRPr="00AC6A09" w:rsidRDefault="037775C9">
            <w:pPr>
              <w:pStyle w:val="Paragraphedeliste"/>
              <w:numPr>
                <w:ilvl w:val="0"/>
                <w:numId w:val="39"/>
              </w:numPr>
              <w:jc w:val="left"/>
            </w:pPr>
            <w:r>
              <w:t>Liste déroulante</w:t>
            </w:r>
          </w:p>
        </w:tc>
        <w:tc>
          <w:tcPr>
            <w:tcW w:w="6095" w:type="dxa"/>
          </w:tcPr>
          <w:p w14:paraId="4A248FCF" w14:textId="3113125E" w:rsidR="00AF1A47" w:rsidRPr="003E4641" w:rsidRDefault="037775C9">
            <w:pPr>
              <w:jc w:val="left"/>
            </w:pPr>
            <w:r>
              <w:t>Permet de sélectionner un évènement en attente de validation</w:t>
            </w:r>
          </w:p>
        </w:tc>
      </w:tr>
      <w:tr w:rsidR="00AF1A47" w14:paraId="40DB97D3" w14:textId="77777777" w:rsidTr="037775C9">
        <w:tc>
          <w:tcPr>
            <w:tcW w:w="2977" w:type="dxa"/>
          </w:tcPr>
          <w:p w14:paraId="65287B3B" w14:textId="63FA7877" w:rsidR="00AF1A47" w:rsidRPr="00E37978" w:rsidRDefault="037775C9" w:rsidP="037775C9">
            <w:pPr>
              <w:pStyle w:val="Paragraphedeliste"/>
              <w:numPr>
                <w:ilvl w:val="0"/>
                <w:numId w:val="39"/>
              </w:numPr>
              <w:jc w:val="left"/>
              <w:rPr>
                <w:rFonts w:eastAsiaTheme="minorEastAsia"/>
              </w:rPr>
            </w:pPr>
            <w:r>
              <w:t>Bouton valider</w:t>
            </w:r>
          </w:p>
        </w:tc>
        <w:tc>
          <w:tcPr>
            <w:tcW w:w="6095" w:type="dxa"/>
          </w:tcPr>
          <w:p w14:paraId="5D0C6DC2" w14:textId="43732767" w:rsidR="00AF1A47" w:rsidRPr="003E4641" w:rsidRDefault="037775C9">
            <w:pPr>
              <w:jc w:val="left"/>
            </w:pPr>
            <w:r>
              <w:t xml:space="preserve">Valide l’évènement </w:t>
            </w:r>
          </w:p>
        </w:tc>
      </w:tr>
      <w:tr w:rsidR="00AF1A47" w14:paraId="77028043" w14:textId="77777777" w:rsidTr="037775C9">
        <w:tc>
          <w:tcPr>
            <w:tcW w:w="2977" w:type="dxa"/>
          </w:tcPr>
          <w:p w14:paraId="435C4627" w14:textId="63FA7877" w:rsidR="00AF1A47" w:rsidRPr="00AC6A09" w:rsidRDefault="037775C9">
            <w:pPr>
              <w:pStyle w:val="Paragraphedeliste"/>
              <w:numPr>
                <w:ilvl w:val="0"/>
                <w:numId w:val="39"/>
              </w:numPr>
              <w:jc w:val="left"/>
            </w:pPr>
            <w:r>
              <w:t>Bouton refuser</w:t>
            </w:r>
          </w:p>
        </w:tc>
        <w:tc>
          <w:tcPr>
            <w:tcW w:w="6095" w:type="dxa"/>
          </w:tcPr>
          <w:p w14:paraId="45FC3177" w14:textId="4D3CF37C" w:rsidR="00AF1A47" w:rsidRPr="003E4641" w:rsidRDefault="037775C9">
            <w:pPr>
              <w:jc w:val="left"/>
            </w:pPr>
            <w:r>
              <w:t>Refuse l’évènement</w:t>
            </w:r>
          </w:p>
        </w:tc>
      </w:tr>
    </w:tbl>
    <w:p w14:paraId="2451A9E5" w14:textId="17808193" w:rsidR="00955572" w:rsidRDefault="00955572" w:rsidP="00812BEB">
      <w:pPr>
        <w:spacing w:line="259" w:lineRule="auto"/>
        <w:jc w:val="left"/>
      </w:pPr>
      <w:bookmarkStart w:id="332" w:name="_Toc483319154"/>
      <w:bookmarkStart w:id="333" w:name="_Toc483320190"/>
    </w:p>
    <w:p w14:paraId="6C40FDB7" w14:textId="77777777" w:rsidR="00955572" w:rsidRDefault="00955572">
      <w:pPr>
        <w:spacing w:line="259" w:lineRule="auto"/>
        <w:jc w:val="left"/>
      </w:pPr>
      <w:r>
        <w:br w:type="page"/>
      </w:r>
    </w:p>
    <w:p w14:paraId="536EBAD9" w14:textId="0DCC2705" w:rsidR="00BE30C8" w:rsidRDefault="00955572">
      <w:pPr>
        <w:pStyle w:val="Titre1"/>
      </w:pPr>
      <w:bookmarkStart w:id="334" w:name="_Toc483770504"/>
      <w:bookmarkStart w:id="335" w:name="_Toc483772561"/>
      <w:bookmarkStart w:id="336" w:name="_Toc483780515"/>
      <w:bookmarkStart w:id="337" w:name="_Toc483824117"/>
      <w:commentRangeStart w:id="338"/>
      <w:r>
        <w:lastRenderedPageBreak/>
        <w:t>T</w:t>
      </w:r>
      <w:r w:rsidR="00BE30C8">
        <w:t>ests de l’application</w:t>
      </w:r>
      <w:bookmarkEnd w:id="332"/>
      <w:bookmarkEnd w:id="333"/>
      <w:bookmarkEnd w:id="334"/>
      <w:bookmarkEnd w:id="335"/>
      <w:bookmarkEnd w:id="336"/>
      <w:commentRangeEnd w:id="338"/>
      <w:r w:rsidR="006C1CF8">
        <w:rPr>
          <w:rStyle w:val="Marquedecommentaire"/>
          <w:rFonts w:asciiTheme="minorHAnsi" w:eastAsiaTheme="minorHAnsi" w:hAnsiTheme="minorHAnsi" w:cstheme="minorBidi"/>
          <w:color w:val="auto"/>
        </w:rPr>
        <w:commentReference w:id="338"/>
      </w:r>
      <w:bookmarkEnd w:id="337"/>
    </w:p>
    <w:p w14:paraId="5D15EC80" w14:textId="2F244B82" w:rsidR="00E104B1" w:rsidRPr="00E104B1" w:rsidRDefault="6532C2FC" w:rsidP="00D93620">
      <w:pPr>
        <w:pStyle w:val="Titre2"/>
      </w:pPr>
      <w:bookmarkStart w:id="339" w:name="_Toc483319155"/>
      <w:bookmarkStart w:id="340" w:name="_Toc483320191"/>
      <w:bookmarkStart w:id="341" w:name="_Toc483667001"/>
      <w:bookmarkStart w:id="342" w:name="_Toc483746209"/>
      <w:bookmarkStart w:id="343" w:name="_Toc483751243"/>
      <w:bookmarkStart w:id="344" w:name="_Toc483770505"/>
      <w:bookmarkStart w:id="345" w:name="_Toc483772562"/>
      <w:bookmarkStart w:id="346" w:name="_Toc483780516"/>
      <w:bookmarkStart w:id="347" w:name="_Toc483824118"/>
      <w:r>
        <w:t>Description général</w:t>
      </w:r>
      <w:r w:rsidR="00AE5421">
        <w:t>e</w:t>
      </w:r>
      <w:r w:rsidR="00D93620">
        <w:t xml:space="preserve"> </w:t>
      </w:r>
      <w:r w:rsidR="00D93620" w:rsidRPr="00D93620">
        <w:t>de l’environnement</w:t>
      </w:r>
      <w:r w:rsidR="00D93620">
        <w:t xml:space="preserve"> de test</w:t>
      </w:r>
      <w:bookmarkEnd w:id="339"/>
      <w:bookmarkEnd w:id="340"/>
      <w:bookmarkEnd w:id="341"/>
      <w:bookmarkEnd w:id="342"/>
      <w:bookmarkEnd w:id="343"/>
      <w:bookmarkEnd w:id="344"/>
      <w:bookmarkEnd w:id="345"/>
      <w:bookmarkEnd w:id="346"/>
      <w:bookmarkEnd w:id="347"/>
    </w:p>
    <w:p w14:paraId="24D60D86" w14:textId="4C9ED0EE" w:rsidR="00261963" w:rsidRDefault="037775C9" w:rsidP="00E33261">
      <w:r>
        <w:t xml:space="preserve">Lors du développement de l'application, nous avons procédé à différents tests. Nous avons tâché d'isoler au mieux les différentes parties telles que la génération de document PDF et la carte interactive afin de mieux déceler pour chacun, ce qui ne fonctionnait pas. </w:t>
      </w:r>
    </w:p>
    <w:p w14:paraId="79DBCDC8" w14:textId="259B46A6" w:rsidR="0040748D" w:rsidRDefault="037775C9" w:rsidP="00E33261">
      <w:r>
        <w:t>L’application créée étant basée sur des fonctionnalités, il nous parut nécessaire de tester celles-ci afin de valider les objectifs en lien.</w:t>
      </w:r>
    </w:p>
    <w:p w14:paraId="2FBBBE33" w14:textId="7BF0B390" w:rsidR="00214A5B" w:rsidRDefault="037775C9" w:rsidP="00E33261">
      <w:r>
        <w:t>En ce qui concerne la sécurité de l’application, nous nous sommes concentrés uniquement sur les saisies de l’utilisateur. La base de données et la communication avec l’applicatif font partie des éléments critiques à protéger, mais nous avons fait le choix de ne pas y consacrer du temps.</w:t>
      </w:r>
    </w:p>
    <w:p w14:paraId="507C832B" w14:textId="63FA7877" w:rsidR="00214A5B" w:rsidRDefault="037775C9" w:rsidP="00E33261">
      <w:r>
        <w:t xml:space="preserve">Deux machines virtuelles étaient dédiées aux tests de validation. Elles tournaient sous Microsoft Windows 7 SP1 64 bits et Microsoft Windows 10 Familiale 64 bits. Elles ont permis de tester l’application dans des environnements très utilisés aujourd’hui. </w:t>
      </w:r>
    </w:p>
    <w:p w14:paraId="53C0DDE3" w14:textId="63FA7877" w:rsidR="00214A5B" w:rsidRDefault="037775C9" w:rsidP="00E33261">
      <w:r>
        <w:t xml:space="preserve">Des tests unitaires et d’intégrations ont été effectués durant le développement de l’application sur la machine possédant Microsoft Windows 7. La base de données était stockée en local. Les données utilisées lors des tests étaient des données fictives. </w:t>
      </w:r>
    </w:p>
    <w:p w14:paraId="290D426E" w14:textId="63FA7877" w:rsidR="00214A5B" w:rsidRDefault="037775C9" w:rsidP="00214A5B">
      <w:r>
        <w:t>Les conditions exactes des tests unitaires et d’intégrations du projet étaient :</w:t>
      </w:r>
    </w:p>
    <w:p w14:paraId="7CBA3E30" w14:textId="63FA7877" w:rsidR="00214A5B" w:rsidRDefault="037775C9" w:rsidP="00F2259B">
      <w:pPr>
        <w:pStyle w:val="Paragraphedeliste"/>
        <w:numPr>
          <w:ilvl w:val="0"/>
          <w:numId w:val="31"/>
        </w:numPr>
      </w:pPr>
      <w:r>
        <w:t>Microsoft Windows 7 64 bits</w:t>
      </w:r>
    </w:p>
    <w:p w14:paraId="0FF0BB8A" w14:textId="63FA7877" w:rsidR="00214A5B" w:rsidRDefault="037775C9" w:rsidP="00F2259B">
      <w:pPr>
        <w:pStyle w:val="Paragraphedeliste"/>
        <w:numPr>
          <w:ilvl w:val="0"/>
          <w:numId w:val="30"/>
        </w:numPr>
      </w:pPr>
      <w:r>
        <w:t>Une connexion au réseau Internet et Intranet de l’HEIG-VD d’Yverdon-les-Bains</w:t>
      </w:r>
    </w:p>
    <w:p w14:paraId="2157599A" w14:textId="63FA7877" w:rsidR="00214A5B" w:rsidRDefault="037775C9" w:rsidP="00F2259B">
      <w:pPr>
        <w:pStyle w:val="Paragraphedeliste"/>
        <w:numPr>
          <w:ilvl w:val="0"/>
          <w:numId w:val="30"/>
        </w:numPr>
      </w:pPr>
      <w:r>
        <w:t>L’archive JAR du projet située à la racine de son disque dur système</w:t>
      </w:r>
    </w:p>
    <w:p w14:paraId="2B05C796" w14:textId="77777777" w:rsidR="00845B34" w:rsidRDefault="00845B34" w:rsidP="00845B34"/>
    <w:p w14:paraId="5A3EB534" w14:textId="63FA7877" w:rsidR="00214A5B" w:rsidRDefault="037775C9" w:rsidP="00214A5B">
      <w:r>
        <w:t>Une campagne de validation des cas d’utilisation a été effectuée sur les deux machines virtuelles par deux personnes extérieures au projet, à la fin du développement de l’applicatif. Ceci nous a permis d’obtenir des avis objectifs sur la correspondance entre l’applicatif et les cas d’utilisations annoncées. Ainsi, nous avons pu valider le bon fonctionnement de l’application.</w:t>
      </w:r>
    </w:p>
    <w:p w14:paraId="4811F401" w14:textId="77777777" w:rsidR="00E06145" w:rsidRDefault="00E06145" w:rsidP="00B64FAF"/>
    <w:p w14:paraId="21C68FAF" w14:textId="6FC8865C" w:rsidR="00D74156" w:rsidRDefault="00D74156" w:rsidP="00D74156">
      <w:pPr>
        <w:pStyle w:val="Titre3"/>
      </w:pPr>
      <w:bookmarkStart w:id="348" w:name="_Toc483319156"/>
      <w:bookmarkStart w:id="349" w:name="_Toc483320192"/>
      <w:bookmarkStart w:id="350" w:name="_Toc483667002"/>
      <w:bookmarkStart w:id="351" w:name="_Toc483746210"/>
      <w:bookmarkStart w:id="352" w:name="_Toc483751244"/>
      <w:bookmarkStart w:id="353" w:name="_Toc483770506"/>
      <w:bookmarkStart w:id="354" w:name="_Toc483772563"/>
      <w:bookmarkStart w:id="355" w:name="_Toc483780517"/>
      <w:bookmarkStart w:id="356" w:name="_Toc483824119"/>
      <w:r>
        <w:t>Matériel</w:t>
      </w:r>
      <w:bookmarkEnd w:id="348"/>
      <w:bookmarkEnd w:id="349"/>
      <w:bookmarkEnd w:id="350"/>
      <w:bookmarkEnd w:id="351"/>
      <w:bookmarkEnd w:id="352"/>
      <w:bookmarkEnd w:id="353"/>
      <w:bookmarkEnd w:id="354"/>
      <w:bookmarkEnd w:id="355"/>
      <w:bookmarkEnd w:id="356"/>
    </w:p>
    <w:p w14:paraId="7D915BB1" w14:textId="63FA7877" w:rsidR="00226A12" w:rsidRDefault="037775C9" w:rsidP="00F2259B">
      <w:pPr>
        <w:pStyle w:val="Paragraphedeliste"/>
        <w:numPr>
          <w:ilvl w:val="0"/>
          <w:numId w:val="15"/>
        </w:numPr>
      </w:pPr>
      <w:r>
        <w:t>Deux machines virtuelles de test</w:t>
      </w:r>
    </w:p>
    <w:p w14:paraId="4C77931B" w14:textId="63FA7877" w:rsidR="00226A12" w:rsidRDefault="29906FA7" w:rsidP="00F2259B">
      <w:pPr>
        <w:pStyle w:val="Paragraphedeliste"/>
        <w:numPr>
          <w:ilvl w:val="1"/>
          <w:numId w:val="15"/>
        </w:numPr>
      </w:pPr>
      <w:r>
        <w:t>Intel® Core™ I7 4770 3.40GHz</w:t>
      </w:r>
    </w:p>
    <w:p w14:paraId="22534BC0" w14:textId="63FA7877" w:rsidR="00226A12" w:rsidRDefault="29906FA7" w:rsidP="00F2259B">
      <w:pPr>
        <w:pStyle w:val="Paragraphedeliste"/>
        <w:numPr>
          <w:ilvl w:val="1"/>
          <w:numId w:val="15"/>
        </w:numPr>
      </w:pPr>
      <w:r>
        <w:t>1 coeur physique, 2 coeurs logiques</w:t>
      </w:r>
    </w:p>
    <w:p w14:paraId="708DCF87" w14:textId="63FA7877" w:rsidR="00226A12" w:rsidRDefault="037775C9" w:rsidP="00F2259B">
      <w:pPr>
        <w:pStyle w:val="Paragraphedeliste"/>
        <w:numPr>
          <w:ilvl w:val="1"/>
          <w:numId w:val="15"/>
        </w:numPr>
      </w:pPr>
      <w:r>
        <w:t>2 Go de RAM</w:t>
      </w:r>
    </w:p>
    <w:p w14:paraId="0B5F5286" w14:textId="63FA7877" w:rsidR="00226A12" w:rsidRDefault="29906FA7" w:rsidP="00F2259B">
      <w:pPr>
        <w:pStyle w:val="Paragraphedeliste"/>
        <w:numPr>
          <w:ilvl w:val="1"/>
          <w:numId w:val="15"/>
        </w:numPr>
      </w:pPr>
      <w:r>
        <w:t>Connexion réseau : Host-only</w:t>
      </w:r>
    </w:p>
    <w:p w14:paraId="7AD76D95" w14:textId="19AA4417" w:rsidR="00D74156" w:rsidRDefault="037775C9" w:rsidP="00F2259B">
      <w:pPr>
        <w:pStyle w:val="Paragraphedeliste"/>
        <w:numPr>
          <w:ilvl w:val="1"/>
          <w:numId w:val="15"/>
        </w:numPr>
      </w:pPr>
      <w:r>
        <w:t>Taille du disque dur : 40.0 Gb</w:t>
      </w:r>
    </w:p>
    <w:p w14:paraId="54440915" w14:textId="77777777" w:rsidR="00496434" w:rsidRDefault="00496434" w:rsidP="00496434"/>
    <w:p w14:paraId="6DEEA16E" w14:textId="01E845A3" w:rsidR="00D74156" w:rsidRDefault="00D74156" w:rsidP="00D74156">
      <w:pPr>
        <w:pStyle w:val="Titre3"/>
      </w:pPr>
      <w:bookmarkStart w:id="357" w:name="_Toc483319157"/>
      <w:bookmarkStart w:id="358" w:name="_Toc483320193"/>
      <w:bookmarkStart w:id="359" w:name="_Toc483667003"/>
      <w:bookmarkStart w:id="360" w:name="_Toc483746211"/>
      <w:bookmarkStart w:id="361" w:name="_Toc483751245"/>
      <w:bookmarkStart w:id="362" w:name="_Toc483770507"/>
      <w:bookmarkStart w:id="363" w:name="_Toc483772564"/>
      <w:bookmarkStart w:id="364" w:name="_Toc483780518"/>
      <w:bookmarkStart w:id="365" w:name="_Toc483824120"/>
      <w:r w:rsidRPr="00D74156">
        <w:t>Systèmes d’exploitation et outils logiciels</w:t>
      </w:r>
      <w:bookmarkEnd w:id="357"/>
      <w:bookmarkEnd w:id="358"/>
      <w:bookmarkEnd w:id="359"/>
      <w:bookmarkEnd w:id="360"/>
      <w:bookmarkEnd w:id="361"/>
      <w:bookmarkEnd w:id="362"/>
      <w:bookmarkEnd w:id="363"/>
      <w:bookmarkEnd w:id="364"/>
      <w:bookmarkEnd w:id="365"/>
    </w:p>
    <w:p w14:paraId="6E760347" w14:textId="63FA7877" w:rsidR="003E0021" w:rsidRDefault="037775C9" w:rsidP="00F2259B">
      <w:pPr>
        <w:pStyle w:val="Paragraphedeliste"/>
        <w:numPr>
          <w:ilvl w:val="0"/>
          <w:numId w:val="15"/>
        </w:numPr>
      </w:pPr>
      <w:r>
        <w:t>Microsoft Windows 7 Entreprise 64 bits SP1</w:t>
      </w:r>
    </w:p>
    <w:p w14:paraId="2C72BD23" w14:textId="63FA7877" w:rsidR="00BA7181" w:rsidRDefault="037775C9" w:rsidP="00F2259B">
      <w:pPr>
        <w:pStyle w:val="Paragraphedeliste"/>
        <w:numPr>
          <w:ilvl w:val="0"/>
          <w:numId w:val="15"/>
        </w:numPr>
      </w:pPr>
      <w:r>
        <w:t>Microsoft Windows 10 Familiale 64 bits</w:t>
      </w:r>
    </w:p>
    <w:p w14:paraId="1689AA30" w14:textId="57D1FA2E" w:rsidR="00845B34" w:rsidRDefault="00845B34" w:rsidP="00845B34"/>
    <w:p w14:paraId="65EFD66C" w14:textId="77777777" w:rsidR="00845B34" w:rsidRDefault="00845B34">
      <w:pPr>
        <w:spacing w:line="259" w:lineRule="auto"/>
        <w:jc w:val="left"/>
      </w:pPr>
      <w:r>
        <w:br w:type="page"/>
      </w:r>
    </w:p>
    <w:p w14:paraId="2626C2CB" w14:textId="221F7FD6" w:rsidR="00FD5598" w:rsidRDefault="00FD5598" w:rsidP="00FD5598">
      <w:pPr>
        <w:pStyle w:val="Titre2"/>
      </w:pPr>
      <w:bookmarkStart w:id="366" w:name="_Toc483319158"/>
      <w:bookmarkStart w:id="367" w:name="_Toc483320194"/>
      <w:bookmarkStart w:id="368" w:name="_Toc483663296"/>
      <w:bookmarkStart w:id="369" w:name="_Toc483667004"/>
      <w:bookmarkStart w:id="370" w:name="_Toc483746212"/>
      <w:bookmarkStart w:id="371" w:name="_Toc483751246"/>
      <w:bookmarkStart w:id="372" w:name="_Toc483770508"/>
      <w:bookmarkStart w:id="373" w:name="_Toc483772565"/>
      <w:bookmarkStart w:id="374" w:name="_Toc483780519"/>
      <w:bookmarkStart w:id="375" w:name="_Toc483824121"/>
      <w:r>
        <w:lastRenderedPageBreak/>
        <w:t>Tests unitaires</w:t>
      </w:r>
      <w:bookmarkEnd w:id="366"/>
      <w:bookmarkEnd w:id="367"/>
      <w:bookmarkEnd w:id="368"/>
      <w:bookmarkEnd w:id="369"/>
      <w:bookmarkEnd w:id="370"/>
      <w:bookmarkEnd w:id="371"/>
      <w:bookmarkEnd w:id="372"/>
      <w:bookmarkEnd w:id="373"/>
      <w:bookmarkEnd w:id="374"/>
      <w:bookmarkEnd w:id="375"/>
    </w:p>
    <w:p w14:paraId="6923187F" w14:textId="59367763" w:rsidR="00C56A97" w:rsidRPr="00C56A97" w:rsidRDefault="00845B34" w:rsidP="00C56A97">
      <w:pPr>
        <w:pStyle w:val="Titre3"/>
      </w:pPr>
      <w:bookmarkStart w:id="376" w:name="_Toc483663297"/>
      <w:bookmarkStart w:id="377" w:name="_Toc483667005"/>
      <w:bookmarkStart w:id="378" w:name="_Toc483746213"/>
      <w:bookmarkStart w:id="379" w:name="_Toc483751247"/>
      <w:bookmarkStart w:id="380" w:name="_Toc483770509"/>
      <w:bookmarkStart w:id="381" w:name="_Toc483772566"/>
      <w:bookmarkStart w:id="382" w:name="_Toc483780520"/>
      <w:bookmarkStart w:id="383" w:name="_Toc483824122"/>
      <w:r>
        <w:t>Carte</w:t>
      </w:r>
      <w:bookmarkEnd w:id="376"/>
      <w:bookmarkEnd w:id="377"/>
      <w:bookmarkEnd w:id="378"/>
      <w:bookmarkEnd w:id="379"/>
      <w:r w:rsidR="00892031">
        <w:t xml:space="preserve"> interactive</w:t>
      </w:r>
      <w:bookmarkEnd w:id="380"/>
      <w:bookmarkEnd w:id="381"/>
      <w:bookmarkEnd w:id="382"/>
      <w:bookmarkEnd w:id="383"/>
    </w:p>
    <w:p w14:paraId="3F6F9529" w14:textId="77C20852" w:rsidR="00A0290D" w:rsidRDefault="29906FA7" w:rsidP="0BC01C22">
      <w:r>
        <w:t xml:space="preserve">Afin de tester les méthodes telles que les constructeurs de points, nous avons utilisé des tests unitaires à l'aide du framework Junit. Il permet d'insérer des tests dans l'application et de référencer des méthodes présentes dans le corps du projet. </w:t>
      </w:r>
    </w:p>
    <w:p w14:paraId="210FA118" w14:textId="3CA30ECE" w:rsidR="0BC01C22" w:rsidRDefault="037775C9" w:rsidP="0BC01C22">
      <w:r>
        <w:t xml:space="preserve">Cette méthodologie offre la possibilité de regrouper plusieurs tests à la suite sur un même objet comme un point par exemple. Dans le cas de la carte, nous devions tester la validité des conversions entre les points WGS84 et les points OSM. </w:t>
      </w:r>
    </w:p>
    <w:p w14:paraId="67E76D76" w14:textId="77777777" w:rsidR="00CF0909" w:rsidRDefault="00CF0909" w:rsidP="0BC01C22"/>
    <w:p w14:paraId="48FFCA00" w14:textId="1A6BE39A" w:rsidR="00781171" w:rsidRDefault="0BC01C22" w:rsidP="00B5753D">
      <w:pPr>
        <w:jc w:val="center"/>
      </w:pPr>
      <w:r>
        <w:rPr>
          <w:noProof/>
          <w:lang w:eastAsia="fr-FR"/>
        </w:rPr>
        <w:drawing>
          <wp:inline distT="0" distB="0" distL="0" distR="0" wp14:anchorId="21785D48" wp14:editId="7D67F5DD">
            <wp:extent cx="4374684" cy="2160000"/>
            <wp:effectExtent l="0" t="0" r="6985" b="0"/>
            <wp:docPr id="17201153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374684" cy="2160000"/>
                    </a:xfrm>
                    <a:prstGeom prst="rect">
                      <a:avLst/>
                    </a:prstGeom>
                  </pic:spPr>
                </pic:pic>
              </a:graphicData>
            </a:graphic>
          </wp:inline>
        </w:drawing>
      </w:r>
    </w:p>
    <w:p w14:paraId="4AB50ECC" w14:textId="64CA183D" w:rsidR="0BC01C22" w:rsidRDefault="00781171" w:rsidP="002E0FA4">
      <w:pPr>
        <w:pStyle w:val="Titreimage"/>
      </w:pPr>
      <w:r>
        <w:t xml:space="preserve">Figure </w:t>
      </w:r>
      <w:fldSimple w:instr=" SEQ Figure \* ARABIC ">
        <w:r w:rsidR="00E66AE4">
          <w:rPr>
            <w:noProof/>
          </w:rPr>
          <w:t>24</w:t>
        </w:r>
      </w:fldSimple>
      <w:r>
        <w:t xml:space="preserve"> : </w:t>
      </w:r>
      <w:r w:rsidR="006035B1" w:rsidRPr="648A051D">
        <w:rPr>
          <w:rFonts w:eastAsia="Arial"/>
        </w:rPr>
        <w:t>T</w:t>
      </w:r>
      <w:r w:rsidRPr="648A051D">
        <w:rPr>
          <w:rFonts w:eastAsia="Arial"/>
        </w:rPr>
        <w:t>est unitaire pour tester la conversion des point</w:t>
      </w:r>
      <w:r w:rsidR="00163B10">
        <w:rPr>
          <w:rFonts w:eastAsia="Arial"/>
        </w:rPr>
        <w:t xml:space="preserve">s </w:t>
      </w:r>
      <w:r w:rsidRPr="648A051D">
        <w:rPr>
          <w:rFonts w:eastAsia="Arial"/>
        </w:rPr>
        <w:t>WGS84 en OSM</w:t>
      </w:r>
    </w:p>
    <w:p w14:paraId="684E56E0" w14:textId="68FCFC14" w:rsidR="00CF0909" w:rsidRDefault="00CF0909">
      <w:pPr>
        <w:spacing w:line="259" w:lineRule="auto"/>
        <w:jc w:val="left"/>
      </w:pPr>
    </w:p>
    <w:p w14:paraId="3751EC91" w14:textId="77CA1DCB" w:rsidR="0BC01C22" w:rsidRDefault="037775C9" w:rsidP="0BC01C22">
      <w:r>
        <w:t>Nous avons aussi effectué des tests sur le zoom qui ne peut pas dépasser certaines valeurs. Dans le cadre de notre application, nous avons décidé de borner le zoom. Celui-ci n'est pas utile au-delà de certaines valeurs et rend les informations sur la carte illisible. Grâce au test unitaire, nous pouvons tester une série de points et vérifier que le point reste valide.</w:t>
      </w:r>
    </w:p>
    <w:p w14:paraId="04A6AE5D" w14:textId="77777777" w:rsidR="00CF0909" w:rsidRDefault="00CF0909" w:rsidP="0BC01C22"/>
    <w:p w14:paraId="7A694B65" w14:textId="77777777" w:rsidR="006035B1" w:rsidRDefault="0BC01C22" w:rsidP="00B5753D">
      <w:pPr>
        <w:jc w:val="center"/>
      </w:pPr>
      <w:r>
        <w:rPr>
          <w:noProof/>
          <w:lang w:eastAsia="fr-FR"/>
        </w:rPr>
        <w:drawing>
          <wp:inline distT="0" distB="0" distL="0" distR="0" wp14:anchorId="7C61DDF6" wp14:editId="09C1CCAE">
            <wp:extent cx="4274205" cy="2520000"/>
            <wp:effectExtent l="0" t="0" r="0" b="0"/>
            <wp:docPr id="949977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274205" cy="2520000"/>
                    </a:xfrm>
                    <a:prstGeom prst="rect">
                      <a:avLst/>
                    </a:prstGeom>
                  </pic:spPr>
                </pic:pic>
              </a:graphicData>
            </a:graphic>
          </wp:inline>
        </w:drawing>
      </w:r>
    </w:p>
    <w:p w14:paraId="1EA7B8A7" w14:textId="53C64382" w:rsidR="00CF0909" w:rsidRDefault="006035B1" w:rsidP="00E65210">
      <w:pPr>
        <w:pStyle w:val="Titreimage"/>
      </w:pPr>
      <w:r>
        <w:t xml:space="preserve">Figure </w:t>
      </w:r>
      <w:fldSimple w:instr=" SEQ Figure \* ARABIC ">
        <w:r w:rsidR="00E66AE4">
          <w:rPr>
            <w:noProof/>
          </w:rPr>
          <w:t>25</w:t>
        </w:r>
      </w:fldSimple>
      <w:r>
        <w:t xml:space="preserve"> : Test unitaire sur le zoom de la carte</w:t>
      </w:r>
      <w:r w:rsidR="00CF0909">
        <w:br w:type="page"/>
      </w:r>
    </w:p>
    <w:p w14:paraId="138C1024" w14:textId="768F4A1F" w:rsidR="00C56A97" w:rsidRDefault="00C56A97" w:rsidP="00C56A97">
      <w:pPr>
        <w:pStyle w:val="Titre3"/>
      </w:pPr>
      <w:bookmarkStart w:id="384" w:name="_Toc483663298"/>
      <w:bookmarkStart w:id="385" w:name="_Toc483667006"/>
      <w:bookmarkStart w:id="386" w:name="_Toc483746214"/>
      <w:bookmarkStart w:id="387" w:name="_Toc483751248"/>
      <w:bookmarkStart w:id="388" w:name="_Toc483770510"/>
      <w:bookmarkStart w:id="389" w:name="_Toc483772567"/>
      <w:bookmarkStart w:id="390" w:name="_Toc483780521"/>
      <w:bookmarkStart w:id="391" w:name="_Toc483824123"/>
      <w:commentRangeStart w:id="392"/>
      <w:r>
        <w:lastRenderedPageBreak/>
        <w:t>Base de données</w:t>
      </w:r>
      <w:bookmarkEnd w:id="384"/>
      <w:bookmarkEnd w:id="385"/>
      <w:bookmarkEnd w:id="386"/>
      <w:bookmarkEnd w:id="387"/>
      <w:bookmarkEnd w:id="388"/>
      <w:bookmarkEnd w:id="389"/>
      <w:bookmarkEnd w:id="390"/>
      <w:commentRangeEnd w:id="392"/>
      <w:r w:rsidR="0046678A">
        <w:rPr>
          <w:rStyle w:val="Marquedecommentaire"/>
          <w:rFonts w:asciiTheme="minorHAnsi" w:eastAsiaTheme="minorHAnsi" w:hAnsiTheme="minorHAnsi" w:cstheme="minorBidi"/>
          <w:color w:val="auto"/>
        </w:rPr>
        <w:commentReference w:id="392"/>
      </w:r>
      <w:bookmarkEnd w:id="391"/>
    </w:p>
    <w:p w14:paraId="721B831E" w14:textId="2733382E" w:rsidR="00C56A97" w:rsidRDefault="00C56A97" w:rsidP="00C56A97"/>
    <w:p w14:paraId="72FEF2CE" w14:textId="452771C0" w:rsidR="00C56A97" w:rsidRDefault="00C56A97">
      <w:pPr>
        <w:spacing w:line="259" w:lineRule="auto"/>
        <w:jc w:val="left"/>
      </w:pPr>
      <w:r>
        <w:br w:type="page"/>
      </w:r>
    </w:p>
    <w:p w14:paraId="7F53F523" w14:textId="102DF43B" w:rsidR="00C56A97" w:rsidRDefault="006C31B2" w:rsidP="00C56A97">
      <w:pPr>
        <w:pStyle w:val="Titre3"/>
      </w:pPr>
      <w:bookmarkStart w:id="393" w:name="_Toc483765868"/>
      <w:bookmarkStart w:id="394" w:name="_Toc483663299"/>
      <w:bookmarkStart w:id="395" w:name="_Toc483667007"/>
      <w:bookmarkStart w:id="396" w:name="_Toc483746215"/>
      <w:bookmarkStart w:id="397" w:name="_Toc483751249"/>
      <w:bookmarkStart w:id="398" w:name="_Toc483770511"/>
      <w:bookmarkStart w:id="399" w:name="_Toc483772568"/>
      <w:bookmarkStart w:id="400" w:name="_Toc483780522"/>
      <w:bookmarkStart w:id="401" w:name="_Toc483824124"/>
      <w:r>
        <w:lastRenderedPageBreak/>
        <w:t>G</w:t>
      </w:r>
      <w:bookmarkEnd w:id="393"/>
      <w:r>
        <w:t xml:space="preserve">énération de documents </w:t>
      </w:r>
      <w:r w:rsidR="00C56A97" w:rsidDel="006C31B2">
        <w:t>PDF</w:t>
      </w:r>
      <w:bookmarkEnd w:id="394"/>
      <w:bookmarkEnd w:id="395"/>
      <w:bookmarkEnd w:id="396"/>
      <w:bookmarkEnd w:id="397"/>
      <w:bookmarkEnd w:id="398"/>
      <w:bookmarkEnd w:id="399"/>
      <w:bookmarkEnd w:id="400"/>
      <w:bookmarkEnd w:id="401"/>
    </w:p>
    <w:p w14:paraId="7E1DEA34" w14:textId="7827E489" w:rsidR="0560FBA1" w:rsidRDefault="037775C9" w:rsidP="0560FBA1">
      <w:r>
        <w:t>Nous avons essayé de générer un document PDF dans des conditions inhabituelles, afin de nous assurer que tout fonctionnait. En voici quelques-unes :</w:t>
      </w:r>
    </w:p>
    <w:p w14:paraId="08A13D8C" w14:textId="0995BBEF" w:rsidR="0560FBA1" w:rsidRDefault="037775C9" w:rsidP="00A96BB3">
      <w:pPr>
        <w:pStyle w:val="Paragraphedeliste"/>
        <w:numPr>
          <w:ilvl w:val="0"/>
          <w:numId w:val="44"/>
        </w:numPr>
      </w:pPr>
      <w:r>
        <w:t>Si la base de données est vide : le document PDF généré contiendra le logo d'entête, le titre et la date ainsi qu'un message indiquant qu'il n'y a pas de données.</w:t>
      </w:r>
    </w:p>
    <w:p w14:paraId="3E936508" w14:textId="6B7B9446" w:rsidR="0560FBA1" w:rsidRDefault="037775C9" w:rsidP="00A96BB3">
      <w:pPr>
        <w:pStyle w:val="Paragraphedeliste"/>
        <w:numPr>
          <w:ilvl w:val="0"/>
          <w:numId w:val="44"/>
        </w:numPr>
      </w:pPr>
      <w:r>
        <w:t xml:space="preserve">S'il n'existe aucun évènement à la date sélectionnée, la première partie du document PDF sera vide, mais la deuxième partie contiendra les statistiques. </w:t>
      </w:r>
    </w:p>
    <w:p w14:paraId="1612C51E" w14:textId="0DF4788D" w:rsidR="0560FBA1" w:rsidRDefault="037775C9" w:rsidP="00A96BB3">
      <w:pPr>
        <w:pStyle w:val="Paragraphedeliste"/>
        <w:numPr>
          <w:ilvl w:val="0"/>
          <w:numId w:val="44"/>
        </w:numPr>
      </w:pPr>
      <w:r>
        <w:t>Si l'utilisateur crée deux fois le même document PDF (même rubrique, même date) : le deuxième document PDF écrasera le premier. Nous avons fait le choix de ne pas conserver le document précédent pour la bonne raison que le document PDF créé est plus récent.</w:t>
      </w:r>
    </w:p>
    <w:p w14:paraId="056F3A16" w14:textId="181AB3D1" w:rsidR="0560FBA1" w:rsidRDefault="037775C9" w:rsidP="00A96BB3">
      <w:pPr>
        <w:pStyle w:val="Paragraphedeliste"/>
        <w:numPr>
          <w:ilvl w:val="0"/>
          <w:numId w:val="44"/>
        </w:numPr>
      </w:pPr>
      <w:r>
        <w:t>Si plusieurs rubriques sont sélectionnées : plusieurs documents PDF qui seront générés.</w:t>
      </w:r>
    </w:p>
    <w:p w14:paraId="360A3CF5" w14:textId="77777777" w:rsidR="0046678A" w:rsidRDefault="0046678A" w:rsidP="0046678A"/>
    <w:p w14:paraId="642AF8B4" w14:textId="77777777" w:rsidR="00C56A97" w:rsidRDefault="00C56A97">
      <w:pPr>
        <w:spacing w:line="259" w:lineRule="auto"/>
        <w:jc w:val="left"/>
      </w:pPr>
      <w:r>
        <w:br w:type="page"/>
      </w:r>
    </w:p>
    <w:p w14:paraId="489C6C90" w14:textId="755AF018" w:rsidR="00553292" w:rsidRPr="00553292" w:rsidRDefault="004D6F9C" w:rsidP="00553292">
      <w:pPr>
        <w:pStyle w:val="Titre2"/>
      </w:pPr>
      <w:bookmarkStart w:id="402" w:name="_Toc483319159"/>
      <w:bookmarkStart w:id="403" w:name="_Toc483320195"/>
      <w:bookmarkStart w:id="404" w:name="_Toc483663300"/>
      <w:bookmarkStart w:id="405" w:name="_Toc483667008"/>
      <w:bookmarkStart w:id="406" w:name="_Toc483746216"/>
      <w:bookmarkStart w:id="407" w:name="_Toc483751250"/>
      <w:bookmarkStart w:id="408" w:name="_Toc483770512"/>
      <w:bookmarkStart w:id="409" w:name="_Toc483772569"/>
      <w:bookmarkStart w:id="410" w:name="_Toc483780523"/>
      <w:bookmarkStart w:id="411" w:name="_Toc483824125"/>
      <w:commentRangeStart w:id="412"/>
      <w:r>
        <w:lastRenderedPageBreak/>
        <w:t>Tests d’intégrations</w:t>
      </w:r>
      <w:bookmarkEnd w:id="402"/>
      <w:bookmarkEnd w:id="403"/>
      <w:bookmarkEnd w:id="404"/>
      <w:bookmarkEnd w:id="405"/>
      <w:bookmarkEnd w:id="406"/>
      <w:bookmarkEnd w:id="407"/>
      <w:bookmarkEnd w:id="408"/>
      <w:bookmarkEnd w:id="409"/>
      <w:commentRangeEnd w:id="412"/>
      <w:r w:rsidR="00FB21B5">
        <w:rPr>
          <w:rStyle w:val="Marquedecommentaire"/>
          <w:rFonts w:asciiTheme="minorHAnsi" w:eastAsiaTheme="minorHAnsi" w:hAnsiTheme="minorHAnsi" w:cstheme="minorBidi"/>
          <w:color w:val="auto"/>
        </w:rPr>
        <w:commentReference w:id="412"/>
      </w:r>
      <w:bookmarkEnd w:id="410"/>
      <w:bookmarkEnd w:id="411"/>
    </w:p>
    <w:p w14:paraId="5DFD56F2" w14:textId="3B081F10" w:rsidR="00AD6C69" w:rsidRDefault="00260002" w:rsidP="00C56A97">
      <w:bookmarkStart w:id="413" w:name="_Toc483319160"/>
      <w:bookmarkStart w:id="414" w:name="_Toc483320196"/>
      <w:r>
        <w:t>Les tests d’intégration</w:t>
      </w:r>
      <w:r w:rsidR="00AD6C69">
        <w:t>s</w:t>
      </w:r>
      <w:r>
        <w:t xml:space="preserve"> ont été effectués </w:t>
      </w:r>
      <w:r w:rsidR="00FC3A83">
        <w:t>l</w:t>
      </w:r>
      <w:r w:rsidR="003F7C8C">
        <w:t>ors</w:t>
      </w:r>
      <w:r w:rsidR="00FC3A83">
        <w:t xml:space="preserve"> du regroupement des différents composant</w:t>
      </w:r>
      <w:r w:rsidR="002F2A4C">
        <w:t xml:space="preserve">s </w:t>
      </w:r>
      <w:r w:rsidR="00FC3A83">
        <w:t>de l’application.</w:t>
      </w:r>
    </w:p>
    <w:p w14:paraId="128F5F3D" w14:textId="16551A1E" w:rsidR="00236910" w:rsidRPr="00236910" w:rsidRDefault="037775C9" w:rsidP="00236910">
      <w:r>
        <w:t>L'intégration de la carte dans l’application n'a pas nécessité de tests puisqu’elle n’a pas d’incidence sur les autres composants. Suite à la création de tuiles avec des points de couleurs, le test de l’affichage de la localisation des évènements s’est déroulé rapidement.</w:t>
      </w:r>
    </w:p>
    <w:p w14:paraId="0A4B2A1D" w14:textId="2C3740A6" w:rsidR="00C15538" w:rsidRPr="00C15538" w:rsidRDefault="37EDF4D9" w:rsidP="00C15538">
      <w:bookmarkStart w:id="415" w:name="_Toc483663301"/>
      <w:bookmarkStart w:id="416" w:name="_Toc483667009"/>
      <w:bookmarkStart w:id="417" w:name="_Toc483746217"/>
      <w:bookmarkStart w:id="418" w:name="_Toc483751251"/>
      <w:r>
        <w:t xml:space="preserve">L'intégration de la base de </w:t>
      </w:r>
      <w:r w:rsidR="6A989ADF">
        <w:t>données</w:t>
      </w:r>
      <w:r>
        <w:t xml:space="preserve"> </w:t>
      </w:r>
      <w:r w:rsidR="002F2A4C">
        <w:t>a</w:t>
      </w:r>
      <w:r>
        <w:t xml:space="preserve"> </w:t>
      </w:r>
      <w:r w:rsidR="6A989ADF">
        <w:t>dû</w:t>
      </w:r>
      <w:r w:rsidR="00A736C3">
        <w:t xml:space="preserve"> être testée</w:t>
      </w:r>
      <w:r>
        <w:t xml:space="preserve"> </w:t>
      </w:r>
      <w:r w:rsidR="6A989ADF">
        <w:t xml:space="preserve">directement. </w:t>
      </w:r>
      <w:r w:rsidR="00AD3484">
        <w:t>Nous avons dû</w:t>
      </w:r>
      <w:r w:rsidR="695ECFAE">
        <w:t xml:space="preserve"> vérifier que les méthodes mises à disposition de la base de données permettaient par exemple de renvoyer une liste d'évènements actifs. Il</w:t>
      </w:r>
      <w:r w:rsidR="695ECFAE" w:rsidRPr="3F44C13F">
        <w:t xml:space="preserve"> </w:t>
      </w:r>
      <w:r w:rsidR="695ECFAE">
        <w:t>fallu</w:t>
      </w:r>
      <w:r w:rsidR="00AD3484">
        <w:t>t</w:t>
      </w:r>
      <w:r w:rsidR="695ECFAE">
        <w:t xml:space="preserve"> par la suite ajouter des méthodes qui n'avaient pas été prévues initialement.</w:t>
      </w:r>
    </w:p>
    <w:p w14:paraId="7C7BB7DF" w14:textId="0C238FFF" w:rsidR="0A573989" w:rsidRDefault="037775C9" w:rsidP="0A573989">
      <w:r>
        <w:t xml:space="preserve">La génération de document PDF n'a pas été testée lors de son insertion dans l'application. Celle-ci a été testée séparément pour la mise au point de la structure de la page (titre, type de graphique, entêtes, etc.). Puis, elle a été testée lorsque la base de données contenait suffisamment de données. </w:t>
      </w:r>
    </w:p>
    <w:p w14:paraId="3373219F" w14:textId="77777777" w:rsidR="00A96BB3" w:rsidRDefault="00A96BB3" w:rsidP="0A573989"/>
    <w:p w14:paraId="24195544" w14:textId="7BBCBC43" w:rsidR="004950E8" w:rsidRPr="004950E8" w:rsidRDefault="002940AE" w:rsidP="00B164D4">
      <w:pPr>
        <w:pStyle w:val="Titre2"/>
      </w:pPr>
      <w:bookmarkStart w:id="419" w:name="_Toc483770513"/>
      <w:bookmarkStart w:id="420" w:name="_Toc483772570"/>
      <w:bookmarkStart w:id="421" w:name="_Toc483780524"/>
      <w:bookmarkStart w:id="422" w:name="_Toc483824126"/>
      <w:r>
        <w:t>Tests des cas d’utilisation</w:t>
      </w:r>
      <w:bookmarkEnd w:id="413"/>
      <w:bookmarkEnd w:id="414"/>
      <w:bookmarkEnd w:id="415"/>
      <w:bookmarkEnd w:id="416"/>
      <w:bookmarkEnd w:id="417"/>
      <w:bookmarkEnd w:id="418"/>
      <w:bookmarkEnd w:id="419"/>
      <w:bookmarkEnd w:id="420"/>
      <w:bookmarkEnd w:id="421"/>
      <w:bookmarkEnd w:id="422"/>
    </w:p>
    <w:p w14:paraId="2FE7EEDB" w14:textId="0796EC57" w:rsidR="00EB5B63" w:rsidRDefault="037775C9" w:rsidP="4364936C">
      <w:r>
        <w:t>Nous avons testé séparément les différentes parties de l’application, telles que la génération de document PDF et la carte interactive afin de mieux déceler ce qui ne fonctionnait pas. Après le regroupement des parties, nous avons commencé à tester les cas d'utilisations.</w:t>
      </w:r>
    </w:p>
    <w:p w14:paraId="3B802B19" w14:textId="2CBA8C49" w:rsidR="4364936C" w:rsidRDefault="4364936C"/>
    <w:p w14:paraId="5E5FB678" w14:textId="2A224F1B" w:rsidR="4364936C" w:rsidRDefault="648A051D">
      <w:r>
        <w:t xml:space="preserve">Les premiers tests ont concerné la récupération d'évènements de la base de données </w:t>
      </w:r>
      <w:r w:rsidR="002F2A4C">
        <w:t>afin</w:t>
      </w:r>
      <w:r w:rsidDel="004B259A">
        <w:t xml:space="preserve"> </w:t>
      </w:r>
      <w:r>
        <w:t>que ceux-ci appara</w:t>
      </w:r>
      <w:r w:rsidR="00632E89">
        <w:t>i</w:t>
      </w:r>
      <w:r>
        <w:t>ssent correctement dans la fenêtre de modifications.</w:t>
      </w:r>
      <w:r w:rsidR="00C619CC">
        <w:t xml:space="preserve"> On peut se reporter la </w:t>
      </w:r>
      <w:r w:rsidR="00C619CC">
        <w:fldChar w:fldCharType="begin"/>
      </w:r>
      <w:r w:rsidR="00C619CC">
        <w:instrText xml:space="preserve"> REF _Ref483778141 \h </w:instrText>
      </w:r>
      <w:r w:rsidR="00C619CC">
        <w:fldChar w:fldCharType="separate"/>
      </w:r>
      <w:r w:rsidR="00C619CC">
        <w:t xml:space="preserve">Figure </w:t>
      </w:r>
      <w:r w:rsidR="00C619CC">
        <w:rPr>
          <w:noProof/>
        </w:rPr>
        <w:t>17</w:t>
      </w:r>
      <w:r w:rsidR="00C619CC">
        <w:fldChar w:fldCharType="end"/>
      </w:r>
      <w:r w:rsidR="00C619CC">
        <w:t xml:space="preserve"> encadré 1 et voir</w:t>
      </w:r>
      <w:r w:rsidDel="004B259A">
        <w:t xml:space="preserve"> que les évènements apparaissent.</w:t>
      </w:r>
      <w:r w:rsidDel="00F43224">
        <w:t xml:space="preserve"> Nous avons ensuite vérifié que ces évènements correspondaient à ceux présents </w:t>
      </w:r>
      <w:r w:rsidDel="004B259A">
        <w:t xml:space="preserve">de </w:t>
      </w:r>
      <w:r w:rsidDel="00F43224">
        <w:t>la base de données.</w:t>
      </w:r>
    </w:p>
    <w:p w14:paraId="6D3E2E1B" w14:textId="373A5BB5" w:rsidR="4364936C" w:rsidRDefault="037775C9">
      <w:r>
        <w:t xml:space="preserve">Nous avons ensuite testé la modification des évènements présents dans la base de données et vérifié que la modification se répercute bien sur les différentes fenêtres et dans la base de données. </w:t>
      </w:r>
    </w:p>
    <w:p w14:paraId="332B6BF9" w14:textId="5EFA07BD" w:rsidR="0021453E" w:rsidRPr="0021453E" w:rsidRDefault="037775C9" w:rsidP="0021453E">
      <w:pPr>
        <w:pStyle w:val="Paragraphedeliste"/>
        <w:numPr>
          <w:ilvl w:val="0"/>
          <w:numId w:val="42"/>
        </w:numPr>
      </w:pPr>
      <w:r>
        <w:t>L'ajout de requête en attente se rajoute automatiquement dans la liste des évènements en attente de validation. N'ayant pas fait d'application qui permette d'envoyer des évènements directement dans la base de données, nous avons simulé l'ajout et celui fonctionne correctement. De plus si la liste dépasse le nombre d'affichages elle fait une mise à jour et affiche un mélange entre ceux déjà affichés et ceux qui ne le sont pas.</w:t>
      </w:r>
    </w:p>
    <w:p w14:paraId="606EFB64" w14:textId="07726A37" w:rsidR="00C27DBE" w:rsidRDefault="037775C9">
      <w:r>
        <w:t xml:space="preserve">Un autre test fut la sélection des évènements par dates. </w:t>
      </w:r>
    </w:p>
    <w:p w14:paraId="20E17495" w14:textId="78250C0F" w:rsidR="00C27DBE" w:rsidRDefault="037775C9" w:rsidP="00C27DBE">
      <w:pPr>
        <w:pStyle w:val="Paragraphedeliste"/>
        <w:numPr>
          <w:ilvl w:val="0"/>
          <w:numId w:val="42"/>
        </w:numPr>
      </w:pPr>
      <w:r>
        <w:t xml:space="preserve">Si l’utilisateur sélectionne une catégorie d'évènement à une date précise alors ceux de cette catégorie s'affichent correctement sur la carte. </w:t>
      </w:r>
    </w:p>
    <w:p w14:paraId="7434771E" w14:textId="2A08DBCC" w:rsidR="00A143BB" w:rsidRPr="00A143BB" w:rsidRDefault="037775C9" w:rsidP="00A143BB">
      <w:pPr>
        <w:pStyle w:val="Paragraphedeliste"/>
        <w:numPr>
          <w:ilvl w:val="0"/>
          <w:numId w:val="42"/>
        </w:numPr>
      </w:pPr>
      <w:r>
        <w:t>Si l’utilisateur choisit de cocher plusieurs rubriques, seuls les évènements actifs à cette date s’affichent sur la carte.</w:t>
      </w:r>
    </w:p>
    <w:p w14:paraId="78AD3164" w14:textId="77777777" w:rsidR="008B0C1C" w:rsidRPr="00A143BB" w:rsidRDefault="008B0C1C"/>
    <w:p w14:paraId="3B935F90" w14:textId="190B9F60" w:rsidR="00907198" w:rsidRPr="00907198" w:rsidRDefault="037775C9">
      <w:r>
        <w:t>Il est possible de valider les évènements en attente. Ceux-ci apparaissent dans la liste des évènements modifiables et disparaissent de la liste des notifications.</w:t>
      </w:r>
    </w:p>
    <w:p w14:paraId="1BA18174" w14:textId="4F9B707A" w:rsidR="0089355A" w:rsidRDefault="037775C9" w:rsidP="002D78F0">
      <w:r>
        <w:t>Les tests sur la génération des documents PDF ont porté sur la sélection d’une ou plusieurs rubriques et d’une date. La vérification des documents PDF s’est basée sur la similarité de leur contenu et de celle de la base de données.</w:t>
      </w:r>
    </w:p>
    <w:p w14:paraId="5A02F085" w14:textId="77777777" w:rsidR="00680DB5" w:rsidRDefault="00680DB5" w:rsidP="00680DB5">
      <w:pPr>
        <w:pStyle w:val="Titre1"/>
      </w:pPr>
      <w:bookmarkStart w:id="423" w:name="_Toc483319161"/>
      <w:bookmarkStart w:id="424" w:name="_Toc483320197"/>
      <w:bookmarkStart w:id="425" w:name="_Toc483663302"/>
      <w:bookmarkStart w:id="426" w:name="_Toc483667010"/>
      <w:bookmarkStart w:id="427" w:name="_Toc483746218"/>
      <w:bookmarkStart w:id="428" w:name="_Toc483751252"/>
      <w:bookmarkStart w:id="429" w:name="_Toc483770514"/>
      <w:bookmarkStart w:id="430" w:name="_Toc483772571"/>
      <w:bookmarkStart w:id="431" w:name="_Toc483780525"/>
      <w:bookmarkStart w:id="432" w:name="_Toc483824127"/>
      <w:r>
        <w:lastRenderedPageBreak/>
        <w:t>Conclusion</w:t>
      </w:r>
      <w:bookmarkEnd w:id="423"/>
      <w:bookmarkEnd w:id="424"/>
      <w:bookmarkEnd w:id="425"/>
      <w:bookmarkEnd w:id="426"/>
      <w:bookmarkEnd w:id="427"/>
      <w:bookmarkEnd w:id="428"/>
      <w:bookmarkEnd w:id="429"/>
      <w:bookmarkEnd w:id="430"/>
      <w:bookmarkEnd w:id="431"/>
      <w:bookmarkEnd w:id="432"/>
    </w:p>
    <w:p w14:paraId="1A255C0C" w14:textId="1EA1C8C0" w:rsidR="008F0FE2" w:rsidRPr="00C179DB" w:rsidRDefault="00080680" w:rsidP="008F0FE2">
      <w:pPr>
        <w:pStyle w:val="Titre4"/>
      </w:pPr>
      <w:bookmarkStart w:id="433" w:name="_Toc483319162"/>
      <w:bookmarkStart w:id="434" w:name="_Toc483320198"/>
      <w:bookmarkStart w:id="435" w:name="_Toc483663303"/>
      <w:bookmarkStart w:id="436" w:name="_Toc483667011"/>
      <w:bookmarkStart w:id="437" w:name="_Toc483746219"/>
      <w:bookmarkStart w:id="438" w:name="_Toc483751253"/>
      <w:r>
        <w:t>É</w:t>
      </w:r>
      <w:r w:rsidR="00680DB5">
        <w:t>tat des lieux</w:t>
      </w:r>
      <w:bookmarkEnd w:id="433"/>
      <w:bookmarkEnd w:id="434"/>
      <w:bookmarkEnd w:id="435"/>
      <w:bookmarkEnd w:id="436"/>
      <w:bookmarkEnd w:id="437"/>
      <w:bookmarkEnd w:id="438"/>
      <w:r w:rsidR="008F0FE2" w:rsidRPr="008F0FE2">
        <w:t xml:space="preserve"> </w:t>
      </w:r>
    </w:p>
    <w:p w14:paraId="2648F4FA" w14:textId="648C4945" w:rsidR="008F0FE2" w:rsidRDefault="037775C9" w:rsidP="008F0FE2">
      <w:r>
        <w:t>Au vu des délais à respecter, nous n'avons pas pu implémenter les fonctionnalités suivantes :</w:t>
      </w:r>
    </w:p>
    <w:p w14:paraId="57EAF2A3" w14:textId="77777777" w:rsidR="008F0FE2" w:rsidRDefault="037775C9" w:rsidP="008F0FE2">
      <w:pPr>
        <w:pStyle w:val="Paragraphedeliste"/>
        <w:numPr>
          <w:ilvl w:val="0"/>
          <w:numId w:val="7"/>
        </w:numPr>
      </w:pPr>
      <w:r>
        <w:t>La gestion de plusieurs comptes administrateur</w:t>
      </w:r>
    </w:p>
    <w:p w14:paraId="6B6B2C8E" w14:textId="77777777" w:rsidR="008F0FE2" w:rsidRDefault="037775C9" w:rsidP="008F0FE2">
      <w:pPr>
        <w:pStyle w:val="Paragraphedeliste"/>
        <w:numPr>
          <w:ilvl w:val="0"/>
          <w:numId w:val="7"/>
        </w:numPr>
      </w:pPr>
      <w:r>
        <w:t>Dessins et coloriages sur la carte selon des critères de secteurs (cercles, lignes, texte)</w:t>
      </w:r>
    </w:p>
    <w:p w14:paraId="09993F85" w14:textId="060ABA0B" w:rsidR="008F0FE2" w:rsidRDefault="037775C9" w:rsidP="008F0FE2">
      <w:pPr>
        <w:pStyle w:val="Paragraphedeliste"/>
        <w:numPr>
          <w:ilvl w:val="0"/>
          <w:numId w:val="7"/>
        </w:numPr>
      </w:pPr>
      <w:r>
        <w:t>Ajout d'une capture d'écran dans le document PDF de l'état de la carte</w:t>
      </w:r>
    </w:p>
    <w:p w14:paraId="3DD2086A" w14:textId="670F41A2" w:rsidR="00680DB5" w:rsidRDefault="037775C9" w:rsidP="00147842">
      <w:pPr>
        <w:pStyle w:val="Paragraphedeliste"/>
        <w:numPr>
          <w:ilvl w:val="0"/>
          <w:numId w:val="7"/>
        </w:numPr>
      </w:pPr>
      <w:r>
        <w:t>Calcul de chemin le plus court en évitant les zones accidentées ou en travaux</w:t>
      </w:r>
    </w:p>
    <w:p w14:paraId="189FE0F8" w14:textId="10DDFDAD" w:rsidR="7CFD9A51" w:rsidRDefault="037775C9" w:rsidP="7CFD9A51">
      <w:r>
        <w:t>Les fonctionnalités principales décrites dans le cahier des charges au début du projet sont présentes. Lors de la réalisation du projet, quelques points ont été modifiés. Par exemple la date de fin, qui était optionnelle au départ, est devenue obligatoire. Elle est toutefois modifiable pour pouvoir allonger ou raccourcir la durée d'un évènement.</w:t>
      </w:r>
    </w:p>
    <w:p w14:paraId="16775E43" w14:textId="3168CD54" w:rsidR="7CFD9A51" w:rsidRDefault="037775C9" w:rsidP="7CFD9A51">
      <w:r>
        <w:t>De plus, une rubrique a dû être simplifiée. Initialement, « Doléances » devait regrouper plusieurs sous-rubriques créées dynamiquement en fonction des données soumises par les citoyens. Ainsi, nous avons décidé de transformer la rubrique « Doléances » en une rubrique simple.</w:t>
      </w:r>
    </w:p>
    <w:p w14:paraId="280B7626" w14:textId="5FB38919" w:rsidR="7CFD9A51" w:rsidRDefault="037775C9" w:rsidP="7CFD9A51">
      <w:r>
        <w:t>Les fonctionnalités supplémentaires ne sont pas indispensables pour l'utilisation de l'application, mais elles peuvent toutefois améliorer le fonctionnement de cette dernière.</w:t>
      </w:r>
    </w:p>
    <w:p w14:paraId="1C10CF82" w14:textId="476F9488" w:rsidR="7CFD9A51" w:rsidRDefault="037775C9" w:rsidP="7CFD9A51">
      <w:r>
        <w:t xml:space="preserve">C’est pourquoi nous avons décidé de ne pas les développer, celles-ci requérant également une charge de travail trop conséquente (calcul du chemin le plus court). </w:t>
      </w:r>
    </w:p>
    <w:p w14:paraId="17CAF0C7" w14:textId="50BFB41C" w:rsidR="7CFD9A51" w:rsidRDefault="037775C9" w:rsidP="7CFD9A51">
      <w:r>
        <w:t>L'application ne possède pas de fonctionnalité d'authentification. Dans le cahier des charges, il s’agit d’une fonctionnalité supplémentaire qui aurait dû permettre la gestion de plusieurs comptes administrateurs. Ainsi, nous n’avons pas de moyen d’authentification et considérons l'application utilisable uniquement sur le poste d'un administrateur.</w:t>
      </w:r>
    </w:p>
    <w:p w14:paraId="1736FA93" w14:textId="25465BAA" w:rsidR="7CFD9A51" w:rsidRDefault="037775C9" w:rsidP="7CFD9A51">
      <w:r>
        <w:t>À l'heure actuelle, nous pouvons appliquer plusieurs opérations sur la carte interactive, comme déplacer la vue, zoomer et dézoomer. Mais il n'est pas possible de dessiner sur la carte.</w:t>
      </w:r>
    </w:p>
    <w:p w14:paraId="44887ECD" w14:textId="0F028716" w:rsidR="0560FBA1" w:rsidRDefault="037775C9" w:rsidP="0560FBA1">
      <w:r>
        <w:t xml:space="preserve">Pour la génération de document PDF, il est possible de générer des documents en deux parties : une première partie contenant les informations des évènements du jour et une seconde partie contenant des statistiques générales sur la rubrique choisie. Une fonctionnalité supplémentaire proposée était de mettre une capture d'écran de l'état de la carte dans le document PDF. Cette fonctionnalité n'a pas été réalisée. </w:t>
      </w:r>
    </w:p>
    <w:p w14:paraId="380D3E62" w14:textId="24A7400B" w:rsidR="7CFD9A51" w:rsidRDefault="7CFD9A51" w:rsidP="00147842"/>
    <w:p w14:paraId="4EB60E58" w14:textId="500CE953" w:rsidR="00C655F4" w:rsidRDefault="00680DB5" w:rsidP="00ED7149">
      <w:pPr>
        <w:pStyle w:val="Titre2"/>
      </w:pPr>
      <w:bookmarkStart w:id="439" w:name="_Toc483319165"/>
      <w:bookmarkStart w:id="440" w:name="_Toc483320201"/>
      <w:bookmarkStart w:id="441" w:name="_Toc483663306"/>
      <w:bookmarkStart w:id="442" w:name="_Toc483667014"/>
      <w:bookmarkStart w:id="443" w:name="_Toc483746222"/>
      <w:bookmarkStart w:id="444" w:name="_Toc483751328"/>
      <w:bookmarkStart w:id="445" w:name="_Toc483770515"/>
      <w:bookmarkStart w:id="446" w:name="_Toc483772572"/>
      <w:bookmarkStart w:id="447" w:name="_Toc483780526"/>
      <w:bookmarkStart w:id="448" w:name="_Toc483824128"/>
      <w:r w:rsidRPr="00411A33">
        <w:t>Problèmes rencontré</w:t>
      </w:r>
      <w:r w:rsidR="00234F39">
        <w:t>s</w:t>
      </w:r>
      <w:bookmarkEnd w:id="439"/>
      <w:bookmarkEnd w:id="440"/>
      <w:bookmarkEnd w:id="441"/>
      <w:bookmarkEnd w:id="442"/>
      <w:bookmarkEnd w:id="443"/>
      <w:bookmarkEnd w:id="444"/>
      <w:bookmarkEnd w:id="445"/>
      <w:bookmarkEnd w:id="446"/>
      <w:bookmarkEnd w:id="447"/>
      <w:bookmarkEnd w:id="448"/>
    </w:p>
    <w:p w14:paraId="62DF536D" w14:textId="5A0D9E73" w:rsidR="155A57B2" w:rsidRDefault="037775C9" w:rsidP="00D75602">
      <w:r>
        <w:t>Nous avons rencontré plusieurs problèmes auxquels nous n’étions pas préparés et nous avons sous-estimé la charge de travail. Lors de l'élaboration initiale du projet, nous avions conscience de la difficulté de certaines tâches, mais nous ne savions pas précisément quelles technologies nous allions utiliser pour développer l’application et ces différents composants.</w:t>
      </w:r>
    </w:p>
    <w:p w14:paraId="2A8DFCBD" w14:textId="4F08F604" w:rsidR="00D75602" w:rsidRDefault="037775C9" w:rsidP="00D75602">
      <w:r>
        <w:t xml:space="preserve">Tout d’abord, la mise en place de la base de données fut beaucoup plus longue que prévu. Ce qui a retardé l’accès et l’intégration des données au projet. </w:t>
      </w:r>
    </w:p>
    <w:p w14:paraId="67A0E6F8" w14:textId="4F08F604" w:rsidR="00D75602" w:rsidRDefault="037775C9" w:rsidP="00D75602">
      <w:r>
        <w:t xml:space="preserve">Composante phare de notre application, la carte interactive affichait des performances en deçà de nos attentes. Il a fallu trouver un moyen de pouvoir charger et afficher rapidement les tuiles de la carte. Après avoir effectué des recherches, nous avons compris qu’il était possible de mettre en cache les tuiles. Ce processus permet de les afficher plus rapidement au sein de l’application. </w:t>
      </w:r>
    </w:p>
    <w:p w14:paraId="06F06456" w14:textId="4F08F604" w:rsidR="155A57B2" w:rsidRDefault="037775C9" w:rsidP="00D2635E">
      <w:r>
        <w:lastRenderedPageBreak/>
        <w:t>Une autre difficulté rencontrée fut de rassembler les principaux composants (carte, base de données et génération de document PDF). Au début de l’élaboration des composants, nous avons décidé de partir sur des sous-projets Java sans utiliser Apache Maven. Mais lors de l’intégration des composants, nous avons eu des difficultés en raison de l’utilisation de différentes librairies pour chacun des sous-projets. Pour remédier à ce problème, nous avons décidé de convertir les composants en sous-projet Maven afin d’avoir plus de facilité lors de l’intégration.</w:t>
      </w:r>
    </w:p>
    <w:p w14:paraId="228AE6D1" w14:textId="7D190AEA" w:rsidR="00F3169C" w:rsidRDefault="00F3169C"/>
    <w:p w14:paraId="53269F52" w14:textId="30EE8113" w:rsidR="005C67EE" w:rsidRDefault="005C67EE" w:rsidP="005C67EE">
      <w:pPr>
        <w:pStyle w:val="Titre2"/>
      </w:pPr>
      <w:bookmarkStart w:id="449" w:name="_Toc483772573"/>
      <w:bookmarkStart w:id="450" w:name="_Toc483780527"/>
      <w:bookmarkStart w:id="451" w:name="_Toc483319166"/>
      <w:bookmarkStart w:id="452" w:name="_Toc483320202"/>
      <w:bookmarkStart w:id="453" w:name="_Toc483663307"/>
      <w:bookmarkStart w:id="454" w:name="_Toc483667015"/>
      <w:bookmarkStart w:id="455" w:name="_Toc483746223"/>
      <w:bookmarkStart w:id="456" w:name="_Toc483751329"/>
      <w:bookmarkStart w:id="457" w:name="_Toc483770516"/>
      <w:bookmarkStart w:id="458" w:name="_Toc483824129"/>
      <w:r>
        <w:t>Propositions d’améliorations</w:t>
      </w:r>
      <w:bookmarkEnd w:id="449"/>
      <w:bookmarkEnd w:id="450"/>
      <w:bookmarkEnd w:id="458"/>
    </w:p>
    <w:p w14:paraId="691526C3" w14:textId="10F754AC" w:rsidR="0DD4E153" w:rsidRDefault="00250255" w:rsidP="00DC41FB">
      <w:pPr>
        <w:pStyle w:val="Titre3"/>
      </w:pPr>
      <w:bookmarkStart w:id="459" w:name="_Toc483772574"/>
      <w:bookmarkStart w:id="460" w:name="_Toc483780528"/>
      <w:bookmarkStart w:id="461" w:name="_Toc483824130"/>
      <w:bookmarkEnd w:id="451"/>
      <w:bookmarkEnd w:id="452"/>
      <w:bookmarkEnd w:id="453"/>
      <w:bookmarkEnd w:id="454"/>
      <w:bookmarkEnd w:id="455"/>
      <w:bookmarkEnd w:id="456"/>
      <w:bookmarkEnd w:id="457"/>
      <w:r>
        <w:t xml:space="preserve">Interface graphique </w:t>
      </w:r>
      <w:r w:rsidR="00DC41FB">
        <w:t>de l’utilisateur</w:t>
      </w:r>
      <w:bookmarkStart w:id="462" w:name="_Toc483765877"/>
      <w:bookmarkStart w:id="463" w:name="_Toc483319167"/>
      <w:bookmarkStart w:id="464" w:name="_Toc483320203"/>
      <w:bookmarkStart w:id="465" w:name="_Toc483663308"/>
      <w:bookmarkStart w:id="466" w:name="_Toc483667016"/>
      <w:bookmarkStart w:id="467" w:name="_Toc483746224"/>
      <w:bookmarkStart w:id="468" w:name="_Toc483751330"/>
      <w:bookmarkStart w:id="469" w:name="_Toc483770517"/>
      <w:bookmarkEnd w:id="462"/>
      <w:bookmarkEnd w:id="463"/>
      <w:bookmarkEnd w:id="464"/>
      <w:bookmarkEnd w:id="465"/>
      <w:bookmarkEnd w:id="466"/>
      <w:bookmarkEnd w:id="467"/>
      <w:bookmarkEnd w:id="468"/>
      <w:bookmarkEnd w:id="469"/>
      <w:bookmarkEnd w:id="459"/>
      <w:bookmarkEnd w:id="460"/>
      <w:bookmarkEnd w:id="461"/>
    </w:p>
    <w:p w14:paraId="2627BBBC" w14:textId="4F08F604" w:rsidR="0074542D" w:rsidRDefault="29906FA7" w:rsidP="0DD4E153">
      <w:r>
        <w:t xml:space="preserve">Lors du choix de la librairie de l'interface graphique, nous ne connaissions que JavaSwing. Elle suffisait à l'implémentation de notre application. Mais nous avons appris l'existence de JavaFX, qui à l'instar de Swing permet d'implémenter une interface graphique. Toutefois, JavaFX s'organise différemment et permet d'avoir un code beaucoup plus organisé et facile à lire. De plus, le design est plus agréable. </w:t>
      </w:r>
    </w:p>
    <w:p w14:paraId="119D499C" w14:textId="4F08F604" w:rsidR="0DD4E153" w:rsidRDefault="29906FA7" w:rsidP="0DD4E153">
      <w:r>
        <w:t>Une amélioration possible de notre application aurait été de passer de Swing à JavaFX. Nous n'avons pas pu effectuer cette modification dans les délais étant donné qu'une grosse partie de notre application concerne la partie graphique et qu’elle représentait une charge de travail trop importante pour être terminée à temps.</w:t>
      </w:r>
    </w:p>
    <w:p w14:paraId="209A95F6" w14:textId="01433EF2" w:rsidR="7CFD9A51" w:rsidRDefault="037775C9" w:rsidP="7CFD9A51">
      <w:r>
        <w:t>De plus, nous pourrions améliorer l'aspect général de l'application. Pour le moment, la taille de la fenêtre principale n'est pas modifiable. Pour ajouter du confort à l'utilisation, il faudrait rendre l’application « responsive design ».</w:t>
      </w:r>
    </w:p>
    <w:p w14:paraId="0A98AA20" w14:textId="6B0CDA13" w:rsidR="7CFD9A51" w:rsidRDefault="037775C9" w:rsidP="7CFD9A51">
      <w:r>
        <w:t>Toujours dans un souci de design, nous pourrions créer et utiliser nos propres composants graphiques pour un « look » unique. Toutefois, comme nous avons mis l'accent sur les fonctionnalités, ces améliorations ne sont pas prioritaires.</w:t>
      </w:r>
    </w:p>
    <w:p w14:paraId="7AB73B9C" w14:textId="6205FD55" w:rsidR="7CFD9A51" w:rsidRDefault="7CFD9A51" w:rsidP="7CFD9A51"/>
    <w:p w14:paraId="06E1B89A" w14:textId="7BDDBCDD" w:rsidR="7CFD9A51" w:rsidRDefault="7CFD9A51" w:rsidP="00DC41FB">
      <w:pPr>
        <w:pStyle w:val="Titre3"/>
      </w:pPr>
      <w:bookmarkStart w:id="470" w:name="_Toc483663309"/>
      <w:bookmarkStart w:id="471" w:name="_Toc483667017"/>
      <w:bookmarkStart w:id="472" w:name="_Toc483746225"/>
      <w:bookmarkStart w:id="473" w:name="_Toc483751331"/>
      <w:bookmarkStart w:id="474" w:name="_Toc483770518"/>
      <w:bookmarkStart w:id="475" w:name="_Toc483772575"/>
      <w:bookmarkStart w:id="476" w:name="_Toc483780529"/>
      <w:bookmarkStart w:id="477" w:name="_Toc483824131"/>
      <w:r w:rsidRPr="7CFD9A51">
        <w:t>Formulaire des év</w:t>
      </w:r>
      <w:r w:rsidR="003D28E7">
        <w:t>è</w:t>
      </w:r>
      <w:r w:rsidRPr="7CFD9A51">
        <w:t>nements</w:t>
      </w:r>
      <w:bookmarkEnd w:id="470"/>
      <w:bookmarkEnd w:id="471"/>
      <w:bookmarkEnd w:id="472"/>
      <w:bookmarkEnd w:id="473"/>
      <w:bookmarkEnd w:id="474"/>
      <w:bookmarkEnd w:id="475"/>
      <w:bookmarkEnd w:id="476"/>
      <w:bookmarkEnd w:id="477"/>
    </w:p>
    <w:p w14:paraId="1C2570B9" w14:textId="7DA7B97C" w:rsidR="00A07843" w:rsidRDefault="037775C9" w:rsidP="0560FBA1">
      <w:r>
        <w:t xml:space="preserve">Une amélioration possible du formulaire serait de changer le contrôle de la saisie du nom de la rue d'un évènement. À l'heure actuelle, nous contrôlons que les caractères soient conformes à un nom de rue, mais nous ne pouvons pas garantir son existence dans la ville de Lausanne. </w:t>
      </w:r>
    </w:p>
    <w:p w14:paraId="175F4929" w14:textId="665D56AC" w:rsidR="0560FBA1" w:rsidRDefault="037775C9" w:rsidP="0560FBA1">
      <w:r>
        <w:t xml:space="preserve">Nous pourrions ajouter un contrôle de vérification. Pour ce faire, une liste proposerait les noms des rues possibles en fonction des premières lettres tapées par l'utilisateur. </w:t>
      </w:r>
    </w:p>
    <w:p w14:paraId="32A505AF" w14:textId="39EFB756" w:rsidR="0560FBA1" w:rsidRDefault="0560FBA1" w:rsidP="0560FBA1"/>
    <w:p w14:paraId="1185FCF6" w14:textId="456B6CA2" w:rsidR="0560FBA1" w:rsidRDefault="00D32EB0" w:rsidP="00C67350">
      <w:pPr>
        <w:pStyle w:val="Titre3"/>
      </w:pPr>
      <w:bookmarkStart w:id="478" w:name="_Toc483663310"/>
      <w:bookmarkStart w:id="479" w:name="_Toc483667018"/>
      <w:bookmarkStart w:id="480" w:name="_Toc483746226"/>
      <w:bookmarkStart w:id="481" w:name="_Toc483751332"/>
      <w:bookmarkStart w:id="482" w:name="_Toc483770519"/>
      <w:bookmarkStart w:id="483" w:name="_Toc483772576"/>
      <w:bookmarkStart w:id="484" w:name="_Toc483780530"/>
      <w:bookmarkStart w:id="485" w:name="_Toc483824132"/>
      <w:r>
        <w:t>Génération de document</w:t>
      </w:r>
      <w:r w:rsidR="000D7EF4">
        <w:t>s</w:t>
      </w:r>
      <w:r>
        <w:t xml:space="preserve"> </w:t>
      </w:r>
      <w:r w:rsidR="0560FBA1">
        <w:t>PDF</w:t>
      </w:r>
      <w:bookmarkEnd w:id="478"/>
      <w:bookmarkEnd w:id="479"/>
      <w:bookmarkEnd w:id="480"/>
      <w:bookmarkEnd w:id="481"/>
      <w:bookmarkEnd w:id="482"/>
      <w:bookmarkEnd w:id="483"/>
      <w:bookmarkEnd w:id="484"/>
      <w:bookmarkEnd w:id="485"/>
    </w:p>
    <w:p w14:paraId="16461F2E" w14:textId="77C1D05F" w:rsidR="0560FBA1" w:rsidRDefault="037775C9" w:rsidP="0560FBA1">
      <w:r>
        <w:t>Nous pourrions imaginer une amélioration au niveau des statistiques. Avec des évènements sur plusieurs années, les statistiques fournies seraient plus complètes. Il serait ainsi possible de voir une évolution des chantiers dans la ville de Lausanne ou encore de pouvoir repérer les meilleurs lieux pour des manifestations culturelles.</w:t>
      </w:r>
    </w:p>
    <w:p w14:paraId="70CDC434" w14:textId="2821E313" w:rsidR="008C76A9" w:rsidRDefault="008C76A9" w:rsidP="008C76A9"/>
    <w:p w14:paraId="47FC461C" w14:textId="5C76A243" w:rsidR="008C76A9" w:rsidRDefault="008C76A9">
      <w:pPr>
        <w:spacing w:line="259" w:lineRule="auto"/>
        <w:jc w:val="left"/>
      </w:pPr>
      <w:r>
        <w:br w:type="page"/>
      </w:r>
    </w:p>
    <w:p w14:paraId="7053A5AB" w14:textId="77777777" w:rsidR="00680DB5" w:rsidRDefault="00680DB5" w:rsidP="00680DB5">
      <w:pPr>
        <w:pStyle w:val="Titre1"/>
      </w:pPr>
      <w:bookmarkStart w:id="486" w:name="_Toc483319168"/>
      <w:bookmarkStart w:id="487" w:name="_Toc483320204"/>
      <w:bookmarkStart w:id="488" w:name="_Toc483663311"/>
      <w:bookmarkStart w:id="489" w:name="_Toc483667019"/>
      <w:bookmarkStart w:id="490" w:name="_Toc483746227"/>
      <w:bookmarkStart w:id="491" w:name="_Toc483751333"/>
      <w:bookmarkStart w:id="492" w:name="_Toc483770520"/>
      <w:bookmarkStart w:id="493" w:name="_Toc483772577"/>
      <w:bookmarkStart w:id="494" w:name="_Toc483780531"/>
      <w:bookmarkStart w:id="495" w:name="_Toc483824133"/>
      <w:r>
        <w:lastRenderedPageBreak/>
        <w:t>Annexes</w:t>
      </w:r>
      <w:bookmarkEnd w:id="486"/>
      <w:bookmarkEnd w:id="487"/>
      <w:bookmarkEnd w:id="488"/>
      <w:bookmarkEnd w:id="489"/>
      <w:bookmarkEnd w:id="490"/>
      <w:bookmarkEnd w:id="491"/>
      <w:bookmarkEnd w:id="492"/>
      <w:bookmarkEnd w:id="493"/>
      <w:bookmarkEnd w:id="494"/>
      <w:bookmarkEnd w:id="495"/>
    </w:p>
    <w:p w14:paraId="54077526" w14:textId="28645502" w:rsidR="00680DB5" w:rsidRDefault="00680DB5" w:rsidP="00A844C4">
      <w:pPr>
        <w:pStyle w:val="Titre2"/>
      </w:pPr>
      <w:bookmarkStart w:id="496" w:name="_Toc483319169"/>
      <w:bookmarkStart w:id="497" w:name="_Toc483320205"/>
      <w:bookmarkStart w:id="498" w:name="_Toc483663312"/>
      <w:bookmarkStart w:id="499" w:name="_Toc483667020"/>
      <w:bookmarkStart w:id="500" w:name="_Toc483746228"/>
      <w:bookmarkStart w:id="501" w:name="_Toc483751334"/>
      <w:bookmarkStart w:id="502" w:name="_Toc483770521"/>
      <w:bookmarkStart w:id="503" w:name="_Toc483772578"/>
      <w:bookmarkStart w:id="504" w:name="_Toc483780532"/>
      <w:bookmarkStart w:id="505" w:name="_Toc483824134"/>
      <w:commentRangeStart w:id="506"/>
      <w:r>
        <w:t>Cahier des charges</w:t>
      </w:r>
      <w:bookmarkEnd w:id="496"/>
      <w:bookmarkEnd w:id="497"/>
      <w:bookmarkEnd w:id="498"/>
      <w:bookmarkEnd w:id="499"/>
      <w:bookmarkEnd w:id="500"/>
      <w:bookmarkEnd w:id="501"/>
      <w:bookmarkEnd w:id="502"/>
      <w:bookmarkEnd w:id="503"/>
      <w:bookmarkEnd w:id="504"/>
      <w:commentRangeEnd w:id="506"/>
      <w:r w:rsidR="001312AD">
        <w:rPr>
          <w:rStyle w:val="Marquedecommentaire"/>
          <w:rFonts w:asciiTheme="minorHAnsi" w:eastAsiaTheme="minorHAnsi" w:hAnsiTheme="minorHAnsi" w:cstheme="minorBidi"/>
          <w:color w:val="auto"/>
        </w:rPr>
        <w:commentReference w:id="506"/>
      </w:r>
      <w:bookmarkEnd w:id="505"/>
    </w:p>
    <w:p w14:paraId="2C1E0552" w14:textId="285C0AD9" w:rsidR="00461FD5" w:rsidRDefault="00461FD5" w:rsidP="00461FD5"/>
    <w:p w14:paraId="6D333778" w14:textId="77777777" w:rsidR="00461FD5" w:rsidRDefault="00461FD5">
      <w:pPr>
        <w:spacing w:line="259" w:lineRule="auto"/>
        <w:jc w:val="left"/>
      </w:pPr>
      <w:r>
        <w:br w:type="page"/>
      </w:r>
    </w:p>
    <w:p w14:paraId="3D261F87" w14:textId="289C5B27" w:rsidR="00680DB5" w:rsidRDefault="00680DB5" w:rsidP="00C93700">
      <w:pPr>
        <w:pStyle w:val="Titre2"/>
      </w:pPr>
      <w:bookmarkStart w:id="507" w:name="_Toc483319170"/>
      <w:bookmarkStart w:id="508" w:name="_Toc483320206"/>
      <w:bookmarkStart w:id="509" w:name="_Toc483663313"/>
      <w:bookmarkStart w:id="510" w:name="_Toc483667021"/>
      <w:bookmarkStart w:id="511" w:name="_Toc483746229"/>
      <w:bookmarkStart w:id="512" w:name="_Toc483751335"/>
      <w:bookmarkStart w:id="513" w:name="_Toc483770522"/>
      <w:bookmarkStart w:id="514" w:name="_Toc483772579"/>
      <w:bookmarkStart w:id="515" w:name="_Toc483780533"/>
      <w:bookmarkStart w:id="516" w:name="_Toc483824135"/>
      <w:r>
        <w:lastRenderedPageBreak/>
        <w:t>Journaux de travail</w:t>
      </w:r>
      <w:bookmarkEnd w:id="507"/>
      <w:bookmarkEnd w:id="508"/>
      <w:bookmarkEnd w:id="509"/>
      <w:bookmarkEnd w:id="510"/>
      <w:bookmarkEnd w:id="511"/>
      <w:bookmarkEnd w:id="512"/>
      <w:bookmarkEnd w:id="513"/>
      <w:bookmarkEnd w:id="514"/>
      <w:bookmarkEnd w:id="515"/>
      <w:bookmarkEnd w:id="516"/>
    </w:p>
    <w:p w14:paraId="07121B87" w14:textId="6D922F9C" w:rsidR="00EE46FD" w:rsidRDefault="00EE46FD" w:rsidP="002001DF">
      <w:bookmarkStart w:id="517" w:name="_Toc483319171"/>
      <w:bookmarkStart w:id="518" w:name="_Toc483320207"/>
      <w:bookmarkStart w:id="519" w:name="_Toc483663314"/>
      <w:bookmarkStart w:id="520" w:name="_Toc483667022"/>
      <w:bookmarkStart w:id="521" w:name="_Toc483746230"/>
      <w:bookmarkStart w:id="522" w:name="_Toc483751336"/>
      <w:bookmarkStart w:id="523" w:name="_Toc483770523"/>
      <w:bookmarkStart w:id="524" w:name="_Toc483772580"/>
      <w:bookmarkStart w:id="525" w:name="_Toc483780534"/>
      <w:r>
        <w:t>Tano Iannetta</w:t>
      </w:r>
      <w:bookmarkEnd w:id="517"/>
      <w:bookmarkEnd w:id="518"/>
      <w:bookmarkEnd w:id="519"/>
      <w:bookmarkEnd w:id="520"/>
      <w:bookmarkEnd w:id="521"/>
      <w:bookmarkEnd w:id="522"/>
      <w:bookmarkEnd w:id="523"/>
      <w:bookmarkEnd w:id="524"/>
      <w:bookmarkEnd w:id="525"/>
    </w:p>
    <w:p w14:paraId="44D0FE93" w14:textId="77777777" w:rsidR="000E7DF4" w:rsidRPr="000E7DF4" w:rsidRDefault="000E7DF4" w:rsidP="000E7DF4"/>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1210B890"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0FFB40F3" w14:textId="4F08F604" w:rsidR="00E92CE0" w:rsidRDefault="037775C9" w:rsidP="00792336">
            <w:pPr>
              <w:jc w:val="center"/>
            </w:pPr>
            <w:r>
              <w:t>Semaine</w:t>
            </w:r>
          </w:p>
        </w:tc>
        <w:tc>
          <w:tcPr>
            <w:tcW w:w="7691" w:type="dxa"/>
            <w:gridSpan w:val="4"/>
          </w:tcPr>
          <w:p w14:paraId="34F765FF" w14:textId="4F08F604"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1265BAC8"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6852662" w14:textId="77777777" w:rsidR="00E92CE0" w:rsidRDefault="00E92CE0" w:rsidP="00792336">
            <w:pPr>
              <w:jc w:val="center"/>
            </w:pPr>
          </w:p>
        </w:tc>
        <w:tc>
          <w:tcPr>
            <w:tcW w:w="2864" w:type="dxa"/>
            <w:vAlign w:val="center"/>
          </w:tcPr>
          <w:p w14:paraId="5D1E4EAC" w14:textId="4F08F604"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EBD0ADA"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5563C63"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8579116" w14:textId="4F08F604"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4600AB3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3BB5090" w14:textId="4F08F604" w:rsidR="00E92CE0" w:rsidRDefault="037775C9" w:rsidP="00792336">
            <w:pPr>
              <w:jc w:val="center"/>
            </w:pPr>
            <w:r>
              <w:t>Semaine 1</w:t>
            </w:r>
          </w:p>
        </w:tc>
        <w:tc>
          <w:tcPr>
            <w:tcW w:w="2864" w:type="dxa"/>
          </w:tcPr>
          <w:p w14:paraId="240E9036" w14:textId="4F08F604" w:rsidR="00E92CE0" w:rsidRPr="00B4121C" w:rsidRDefault="037775C9" w:rsidP="037775C9">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37775C9">
              <w:rPr>
                <w:rFonts w:ascii="Calibri" w:eastAsia="Calibri" w:hAnsi="Calibri" w:cs="Calibri"/>
              </w:rPr>
              <w:t>Recherche de sujet et discussion de groupe</w:t>
            </w:r>
          </w:p>
        </w:tc>
        <w:tc>
          <w:tcPr>
            <w:tcW w:w="3685" w:type="dxa"/>
          </w:tcPr>
          <w:p w14:paraId="7DC47663" w14:textId="4F08F60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Choix du 1er sujet</w:t>
            </w:r>
          </w:p>
          <w:p w14:paraId="5DBF30AC" w14:textId="22A129B1" w:rsidR="00E92CE0" w:rsidRDefault="00E92CE0" w:rsidP="3E649154">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0ABB1426" w14:textId="4F08F604"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3/3</w:t>
            </w:r>
          </w:p>
        </w:tc>
      </w:tr>
      <w:tr w:rsidR="00E92CE0" w14:paraId="599C584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B5BD78" w14:textId="4F08F604" w:rsidR="00E92CE0" w:rsidRDefault="037775C9" w:rsidP="00792336">
            <w:pPr>
              <w:jc w:val="center"/>
            </w:pPr>
            <w:r>
              <w:t>Semaine 2</w:t>
            </w:r>
          </w:p>
        </w:tc>
        <w:tc>
          <w:tcPr>
            <w:tcW w:w="2864" w:type="dxa"/>
          </w:tcPr>
          <w:p w14:paraId="0DB196D8" w14:textId="4F08F604" w:rsidR="00E92CE0" w:rsidRPr="00B4121C" w:rsidRDefault="29906FA7" w:rsidP="29906FA7">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29906FA7">
              <w:rPr>
                <w:rFonts w:ascii="Calibri" w:eastAsia="Calibri" w:hAnsi="Calibri" w:cs="Calibri"/>
              </w:rPr>
              <w:t>Mise en place github</w:t>
            </w:r>
          </w:p>
          <w:p w14:paraId="21477150" w14:textId="4F08F604" w:rsidR="00E92CE0" w:rsidRPr="00B4121C" w:rsidRDefault="29906FA7" w:rsidP="29906FA7">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29906FA7">
              <w:rPr>
                <w:rFonts w:ascii="Calibri" w:eastAsia="Calibri" w:hAnsi="Calibri" w:cs="Calibri"/>
              </w:rPr>
              <w:t>Rédaction readme</w:t>
            </w:r>
          </w:p>
          <w:p w14:paraId="31325F90" w14:textId="4F08F604" w:rsidR="00E92CE0" w:rsidRPr="00B4121C" w:rsidRDefault="037775C9" w:rsidP="037775C9">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37775C9">
              <w:rPr>
                <w:rFonts w:ascii="Calibri" w:eastAsia="Calibri" w:hAnsi="Calibri" w:cs="Calibri"/>
              </w:rPr>
              <w:t>Canevas</w:t>
            </w:r>
          </w:p>
        </w:tc>
        <w:tc>
          <w:tcPr>
            <w:tcW w:w="3685" w:type="dxa"/>
          </w:tcPr>
          <w:p w14:paraId="32931892" w14:textId="4F08F604"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Travaille sur le cahier des charges du 1er sujet</w:t>
            </w:r>
          </w:p>
          <w:p w14:paraId="7DC36B85" w14:textId="4F08F604"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Recherche d'un 2eme sujet</w:t>
            </w:r>
          </w:p>
          <w:p w14:paraId="7488EF47" w14:textId="02224E98" w:rsidR="00E92CE0" w:rsidRDefault="00E92CE0" w:rsidP="3E649154">
            <w:pPr>
              <w:jc w:val="left"/>
              <w:cnfStyle w:val="000000100000" w:firstRow="0" w:lastRow="0" w:firstColumn="0" w:lastColumn="0" w:oddVBand="0" w:evenVBand="0" w:oddHBand="1" w:evenHBand="0" w:firstRowFirstColumn="0" w:firstRowLastColumn="0" w:lastRowFirstColumn="0" w:lastRowLastColumn="0"/>
            </w:pPr>
          </w:p>
        </w:tc>
        <w:tc>
          <w:tcPr>
            <w:tcW w:w="1134" w:type="dxa"/>
            <w:vAlign w:val="center"/>
          </w:tcPr>
          <w:p w14:paraId="44505A13"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1F55E6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DF47429" w14:textId="4F08F604" w:rsidR="00E92CE0" w:rsidRDefault="037775C9" w:rsidP="00792336">
            <w:pPr>
              <w:jc w:val="center"/>
            </w:pPr>
            <w:r>
              <w:t>Semaine 3</w:t>
            </w:r>
          </w:p>
        </w:tc>
        <w:tc>
          <w:tcPr>
            <w:tcW w:w="2864" w:type="dxa"/>
          </w:tcPr>
          <w:p w14:paraId="5883BF96" w14:textId="4F08F604"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Choix 2eme sujet</w:t>
            </w:r>
          </w:p>
          <w:p w14:paraId="06194235" w14:textId="4F08F604" w:rsidR="00E92CE0" w:rsidRPr="00B4121C" w:rsidRDefault="037775C9" w:rsidP="4FFD2634">
            <w:pPr>
              <w:jc w:val="left"/>
              <w:cnfStyle w:val="000000000000" w:firstRow="0" w:lastRow="0" w:firstColumn="0" w:lastColumn="0" w:oddVBand="0" w:evenVBand="0" w:oddHBand="0" w:evenHBand="0" w:firstRowFirstColumn="0" w:firstRowLastColumn="0" w:lastRowFirstColumn="0" w:lastRowLastColumn="0"/>
            </w:pPr>
            <w:r>
              <w:t>Début interface graphique</w:t>
            </w:r>
          </w:p>
        </w:tc>
        <w:tc>
          <w:tcPr>
            <w:tcW w:w="3685" w:type="dxa"/>
          </w:tcPr>
          <w:p w14:paraId="61CD2A88" w14:textId="4F08F60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Choix du 2eme sujet</w:t>
            </w:r>
          </w:p>
          <w:p w14:paraId="120DA1A8" w14:textId="4F08F60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Cahier des charges</w:t>
            </w:r>
          </w:p>
        </w:tc>
        <w:tc>
          <w:tcPr>
            <w:tcW w:w="1134" w:type="dxa"/>
            <w:vAlign w:val="center"/>
          </w:tcPr>
          <w:p w14:paraId="2FFF5890" w14:textId="4F08F604"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9/6</w:t>
            </w:r>
          </w:p>
        </w:tc>
      </w:tr>
      <w:tr w:rsidR="00E92CE0" w14:paraId="3A7FF9FE"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D34A528" w14:textId="4F08F604" w:rsidR="00E92CE0" w:rsidRDefault="037775C9" w:rsidP="00792336">
            <w:pPr>
              <w:jc w:val="center"/>
            </w:pPr>
            <w:r>
              <w:t>Semaine 4</w:t>
            </w:r>
          </w:p>
        </w:tc>
        <w:tc>
          <w:tcPr>
            <w:tcW w:w="2864" w:type="dxa"/>
          </w:tcPr>
          <w:p w14:paraId="17B0F1D6" w14:textId="4F08F604"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Avance interface graphique</w:t>
            </w:r>
          </w:p>
        </w:tc>
        <w:tc>
          <w:tcPr>
            <w:tcW w:w="3685" w:type="dxa"/>
          </w:tcPr>
          <w:p w14:paraId="7A3A4D6B" w14:textId="2876BE4E"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Spécification de l’interface graphique des deux fenêtres de l'application (avances générales)</w:t>
            </w:r>
          </w:p>
        </w:tc>
        <w:tc>
          <w:tcPr>
            <w:tcW w:w="1134" w:type="dxa"/>
            <w:vAlign w:val="center"/>
          </w:tcPr>
          <w:p w14:paraId="29B9084B"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40F97EB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64975" w14:textId="4F08F604" w:rsidR="00E92CE0" w:rsidRDefault="037775C9" w:rsidP="00792336">
            <w:pPr>
              <w:jc w:val="center"/>
            </w:pPr>
            <w:r>
              <w:t>Semaine 5</w:t>
            </w:r>
          </w:p>
        </w:tc>
        <w:tc>
          <w:tcPr>
            <w:tcW w:w="2864" w:type="dxa"/>
          </w:tcPr>
          <w:p w14:paraId="385CF295" w14:textId="4F08F604" w:rsidR="00E92CE0" w:rsidRPr="00B4121C" w:rsidRDefault="29906FA7" w:rsidP="000E7DF4">
            <w:pPr>
              <w:jc w:val="left"/>
              <w:cnfStyle w:val="000000000000" w:firstRow="0" w:lastRow="0" w:firstColumn="0" w:lastColumn="0" w:oddVBand="0" w:evenVBand="0" w:oddHBand="0" w:evenHBand="0" w:firstRowFirstColumn="0" w:firstRowLastColumn="0" w:lastRowFirstColumn="0" w:lastRowLastColumn="0"/>
            </w:pPr>
            <w:r>
              <w:t>Avance de la fenêtre principale de l'interface graphique, Maintenance github</w:t>
            </w:r>
          </w:p>
        </w:tc>
        <w:tc>
          <w:tcPr>
            <w:tcW w:w="3685" w:type="dxa"/>
          </w:tcPr>
          <w:p w14:paraId="60D3193D" w14:textId="619FA93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Spécification et implémentation de l’interface graphique des deux fenêtres de l’application (avances générales)</w:t>
            </w:r>
          </w:p>
        </w:tc>
        <w:tc>
          <w:tcPr>
            <w:tcW w:w="1134" w:type="dxa"/>
            <w:vAlign w:val="center"/>
          </w:tcPr>
          <w:p w14:paraId="1D7C3492" w14:textId="4F08F604"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9/8</w:t>
            </w:r>
          </w:p>
        </w:tc>
      </w:tr>
      <w:tr w:rsidR="00E92CE0" w14:paraId="1FB1287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E7FC6E4" w14:textId="4F08F604" w:rsidR="00E92CE0" w:rsidRDefault="037775C9" w:rsidP="00792336">
            <w:pPr>
              <w:jc w:val="center"/>
            </w:pPr>
            <w:r>
              <w:t>Semaine 6</w:t>
            </w:r>
          </w:p>
        </w:tc>
        <w:tc>
          <w:tcPr>
            <w:tcW w:w="2864" w:type="dxa"/>
          </w:tcPr>
          <w:p w14:paraId="46FDF570"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Finalisation de la fenêtre principale</w:t>
            </w:r>
          </w:p>
        </w:tc>
        <w:tc>
          <w:tcPr>
            <w:tcW w:w="3685" w:type="dxa"/>
          </w:tcPr>
          <w:p w14:paraId="17BDB703"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Implémentation de la fenêtre de modification des évènements et du remplissage des champs</w:t>
            </w:r>
          </w:p>
        </w:tc>
        <w:tc>
          <w:tcPr>
            <w:tcW w:w="1134" w:type="dxa"/>
            <w:vAlign w:val="center"/>
          </w:tcPr>
          <w:p w14:paraId="6422A217"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7/9</w:t>
            </w:r>
          </w:p>
        </w:tc>
      </w:tr>
      <w:tr w:rsidR="00E92CE0" w14:paraId="7060E07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A6959F4" w14:textId="7CF648BC" w:rsidR="00E92CE0" w:rsidRDefault="037775C9" w:rsidP="00792336">
            <w:pPr>
              <w:jc w:val="center"/>
            </w:pPr>
            <w:r>
              <w:t>Semaine 7</w:t>
            </w:r>
          </w:p>
        </w:tc>
        <w:tc>
          <w:tcPr>
            <w:tcW w:w="2864" w:type="dxa"/>
          </w:tcPr>
          <w:p w14:paraId="66ACDCD9" w14:textId="7CF648BC" w:rsidR="00E92CE0" w:rsidRPr="00B4121C" w:rsidRDefault="037775C9" w:rsidP="000E7DF4">
            <w:pPr>
              <w:jc w:val="left"/>
              <w:cnfStyle w:val="000000000000" w:firstRow="0" w:lastRow="0" w:firstColumn="0" w:lastColumn="0" w:oddVBand="0" w:evenVBand="0" w:oddHBand="0" w:evenHBand="0" w:firstRowFirstColumn="0" w:firstRowLastColumn="0" w:lastRowFirstColumn="0" w:lastRowLastColumn="0"/>
            </w:pPr>
            <w:r>
              <w:t>Communication avec la base de données, Apprentissage Java pour la communication avec une base de données</w:t>
            </w:r>
          </w:p>
        </w:tc>
        <w:tc>
          <w:tcPr>
            <w:tcW w:w="3685" w:type="dxa"/>
          </w:tcPr>
          <w:p w14:paraId="10A170AA"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t>Contrôle de saisie de la fenêtre de modification + intégration de la carte dans la fenêtre principale</w:t>
            </w:r>
          </w:p>
        </w:tc>
        <w:tc>
          <w:tcPr>
            <w:tcW w:w="1134" w:type="dxa"/>
            <w:vAlign w:val="center"/>
          </w:tcPr>
          <w:p w14:paraId="1C6BD897"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0A8E29BC"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90E7C3" w14:textId="7CF648BC" w:rsidR="00E92CE0" w:rsidRDefault="037775C9" w:rsidP="00792336">
            <w:pPr>
              <w:jc w:val="center"/>
            </w:pPr>
            <w:r>
              <w:t>Semaine 8</w:t>
            </w:r>
          </w:p>
        </w:tc>
        <w:tc>
          <w:tcPr>
            <w:tcW w:w="2864" w:type="dxa"/>
          </w:tcPr>
          <w:p w14:paraId="05180148"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Continuation de la communication entre base de données et fenêtre principale</w:t>
            </w:r>
          </w:p>
        </w:tc>
        <w:tc>
          <w:tcPr>
            <w:tcW w:w="3685" w:type="dxa"/>
          </w:tcPr>
          <w:p w14:paraId="1B8FEB27"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Préparation de la présentation</w:t>
            </w:r>
          </w:p>
          <w:p w14:paraId="06D01C29"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Tests et corrections de la fenêtre de modification</w:t>
            </w:r>
          </w:p>
          <w:p w14:paraId="04F5C7AE"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(valeurs fictives, sans base de données)</w:t>
            </w:r>
          </w:p>
        </w:tc>
        <w:tc>
          <w:tcPr>
            <w:tcW w:w="1134" w:type="dxa"/>
            <w:vAlign w:val="center"/>
          </w:tcPr>
          <w:p w14:paraId="63FA0B3E"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4/4</w:t>
            </w:r>
          </w:p>
        </w:tc>
      </w:tr>
      <w:tr w:rsidR="00E92CE0" w14:paraId="35153527"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AE3CD78" w14:textId="7CF648BC" w:rsidR="00E92CE0" w:rsidRDefault="037775C9" w:rsidP="00792336">
            <w:pPr>
              <w:jc w:val="center"/>
            </w:pPr>
            <w:r>
              <w:t>Semaine 9</w:t>
            </w:r>
          </w:p>
        </w:tc>
        <w:tc>
          <w:tcPr>
            <w:tcW w:w="2864" w:type="dxa"/>
          </w:tcPr>
          <w:p w14:paraId="604E2299" w14:textId="7CF648BC"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Gestion interface graphique avec la carte interactive</w:t>
            </w:r>
          </w:p>
        </w:tc>
        <w:tc>
          <w:tcPr>
            <w:tcW w:w="3685" w:type="dxa"/>
          </w:tcPr>
          <w:p w14:paraId="309235A7"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Intégration de la base de données avec l'interface graphique (ajout et suppression d'évènements.)</w:t>
            </w:r>
          </w:p>
        </w:tc>
        <w:tc>
          <w:tcPr>
            <w:tcW w:w="1134" w:type="dxa"/>
            <w:vAlign w:val="center"/>
          </w:tcPr>
          <w:p w14:paraId="74211AFC"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216677E0"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9A4D989" w14:textId="7CF648BC" w:rsidR="00E92CE0" w:rsidRDefault="037775C9" w:rsidP="00792336">
            <w:pPr>
              <w:jc w:val="center"/>
            </w:pPr>
            <w:r>
              <w:t>Semaine 10</w:t>
            </w:r>
          </w:p>
        </w:tc>
        <w:tc>
          <w:tcPr>
            <w:tcW w:w="2864" w:type="dxa"/>
          </w:tcPr>
          <w:p w14:paraId="143A115F"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Implémentation de la fenêtre d'ajout/modification des évènements</w:t>
            </w:r>
          </w:p>
        </w:tc>
        <w:tc>
          <w:tcPr>
            <w:tcW w:w="3685" w:type="dxa"/>
          </w:tcPr>
          <w:p w14:paraId="12B9309F"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Intégration de la base de données avec l'interface graphique (ajout et suppression d'évènements.)</w:t>
            </w:r>
          </w:p>
        </w:tc>
        <w:tc>
          <w:tcPr>
            <w:tcW w:w="1134" w:type="dxa"/>
            <w:vAlign w:val="center"/>
          </w:tcPr>
          <w:p w14:paraId="658B05B2"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4/7</w:t>
            </w:r>
          </w:p>
        </w:tc>
      </w:tr>
      <w:tr w:rsidR="00E92CE0" w14:paraId="46E31BE8"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31189AA" w14:textId="7CF648BC" w:rsidR="00E92CE0" w:rsidRDefault="037775C9" w:rsidP="00792336">
            <w:pPr>
              <w:jc w:val="center"/>
            </w:pPr>
            <w:r>
              <w:t>Semaine 11</w:t>
            </w:r>
          </w:p>
        </w:tc>
        <w:tc>
          <w:tcPr>
            <w:tcW w:w="2864" w:type="dxa"/>
          </w:tcPr>
          <w:p w14:paraId="02DB2EEE" w14:textId="7CF648BC"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Fusion des fonctionnalités</w:t>
            </w:r>
          </w:p>
        </w:tc>
        <w:tc>
          <w:tcPr>
            <w:tcW w:w="3685" w:type="dxa"/>
          </w:tcPr>
          <w:p w14:paraId="3B768AB4"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Adaptation du code et corrections de divers bugs de la base de données et l'interface graphique</w:t>
            </w:r>
          </w:p>
          <w:p w14:paraId="2DA410CB"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Implémentation de la fonctionnalité de modifier un évènement</w:t>
            </w:r>
          </w:p>
        </w:tc>
        <w:tc>
          <w:tcPr>
            <w:tcW w:w="1134" w:type="dxa"/>
            <w:vAlign w:val="center"/>
          </w:tcPr>
          <w:p w14:paraId="0A24F54C"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5/8</w:t>
            </w:r>
          </w:p>
        </w:tc>
      </w:tr>
      <w:tr w:rsidR="00E92CE0" w14:paraId="249CBD9A"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B26F12" w14:textId="7CF648BC" w:rsidR="00E92CE0" w:rsidRDefault="037775C9" w:rsidP="00792336">
            <w:pPr>
              <w:jc w:val="center"/>
            </w:pPr>
            <w:r>
              <w:t>Semaine 12</w:t>
            </w:r>
          </w:p>
        </w:tc>
        <w:tc>
          <w:tcPr>
            <w:tcW w:w="2864" w:type="dxa"/>
          </w:tcPr>
          <w:p w14:paraId="055BCC93"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Merge des fonctionnalités</w:t>
            </w:r>
          </w:p>
        </w:tc>
        <w:tc>
          <w:tcPr>
            <w:tcW w:w="3685" w:type="dxa"/>
          </w:tcPr>
          <w:p w14:paraId="2DC3DE5F"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Tests et corrections de la fenêtre de modification avec la base de données</w:t>
            </w:r>
          </w:p>
        </w:tc>
        <w:tc>
          <w:tcPr>
            <w:tcW w:w="1134" w:type="dxa"/>
            <w:vAlign w:val="center"/>
          </w:tcPr>
          <w:p w14:paraId="4E36BA7A"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55EFC92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228A46" w14:textId="7CF648BC" w:rsidR="00E92CE0" w:rsidRDefault="037775C9" w:rsidP="00792336">
            <w:pPr>
              <w:jc w:val="center"/>
            </w:pPr>
            <w:r>
              <w:t>Semaine 13</w:t>
            </w:r>
          </w:p>
        </w:tc>
        <w:tc>
          <w:tcPr>
            <w:tcW w:w="2864" w:type="dxa"/>
          </w:tcPr>
          <w:p w14:paraId="441F644A" w14:textId="7CF648BC"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Tests de l'application</w:t>
            </w:r>
          </w:p>
        </w:tc>
        <w:tc>
          <w:tcPr>
            <w:tcW w:w="3685" w:type="dxa"/>
          </w:tcPr>
          <w:p w14:paraId="035741F4" w14:textId="7CF648BC" w:rsidR="00E92CE0" w:rsidRDefault="037775C9" w:rsidP="037775C9">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37775C9">
              <w:rPr>
                <w:rFonts w:ascii="Calibri" w:eastAsia="Calibri" w:hAnsi="Calibri" w:cs="Calibri"/>
              </w:rPr>
              <w:t>Finalisation du code de l'interface graphique, Tests de l'application</w:t>
            </w:r>
          </w:p>
        </w:tc>
        <w:tc>
          <w:tcPr>
            <w:tcW w:w="1134" w:type="dxa"/>
            <w:vAlign w:val="center"/>
          </w:tcPr>
          <w:p w14:paraId="4589E3AA"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5/13</w:t>
            </w:r>
          </w:p>
        </w:tc>
      </w:tr>
    </w:tbl>
    <w:p w14:paraId="5CB6B247" w14:textId="3BABEA81" w:rsidR="00EE46FD" w:rsidRDefault="00EE46FD" w:rsidP="002001DF">
      <w:bookmarkStart w:id="526" w:name="_Toc483319172"/>
      <w:bookmarkStart w:id="527" w:name="_Toc483320208"/>
      <w:bookmarkStart w:id="528" w:name="_Toc483663315"/>
      <w:bookmarkStart w:id="529" w:name="_Toc483667023"/>
      <w:bookmarkStart w:id="530" w:name="_Toc483746231"/>
      <w:bookmarkStart w:id="531" w:name="_Toc483751337"/>
      <w:bookmarkStart w:id="532" w:name="_Toc483770524"/>
      <w:bookmarkStart w:id="533" w:name="_Toc483772581"/>
      <w:bookmarkStart w:id="534" w:name="_Toc483780535"/>
      <w:r>
        <w:lastRenderedPageBreak/>
        <w:t>Loan Lassalle</w:t>
      </w:r>
      <w:bookmarkEnd w:id="526"/>
      <w:bookmarkEnd w:id="527"/>
      <w:bookmarkEnd w:id="528"/>
      <w:bookmarkEnd w:id="529"/>
      <w:bookmarkEnd w:id="530"/>
      <w:bookmarkEnd w:id="531"/>
      <w:bookmarkEnd w:id="532"/>
      <w:bookmarkEnd w:id="533"/>
      <w:bookmarkEnd w:id="534"/>
    </w:p>
    <w:p w14:paraId="4D503306" w14:textId="2C9C5E9C" w:rsidR="00B4121C" w:rsidRDefault="00B4121C" w:rsidP="00B4121C"/>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27613E" w14:paraId="72651817"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F62045" w14:textId="7CF648BC" w:rsidR="0027613E" w:rsidRDefault="037775C9" w:rsidP="00380E74">
            <w:pPr>
              <w:jc w:val="center"/>
            </w:pPr>
            <w:r>
              <w:t>Semaine</w:t>
            </w:r>
          </w:p>
        </w:tc>
        <w:tc>
          <w:tcPr>
            <w:tcW w:w="7691" w:type="dxa"/>
            <w:gridSpan w:val="4"/>
          </w:tcPr>
          <w:p w14:paraId="6236FBC1" w14:textId="7CF648BC" w:rsidR="0027613E" w:rsidRDefault="037775C9" w:rsidP="00B4121C">
            <w:pPr>
              <w:cnfStyle w:val="100000000000" w:firstRow="1" w:lastRow="0" w:firstColumn="0" w:lastColumn="0" w:oddVBand="0" w:evenVBand="0" w:oddHBand="0" w:evenHBand="0" w:firstRowFirstColumn="0" w:firstRowLastColumn="0" w:lastRowFirstColumn="0" w:lastRowLastColumn="0"/>
            </w:pPr>
            <w:r>
              <w:t>Activités</w:t>
            </w:r>
          </w:p>
        </w:tc>
      </w:tr>
      <w:tr w:rsidR="00CA653C" w14:paraId="6887D253"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1C84447" w14:textId="51434DE3" w:rsidR="0027613E" w:rsidRDefault="0027613E" w:rsidP="00D9670E">
            <w:pPr>
              <w:jc w:val="center"/>
            </w:pPr>
          </w:p>
        </w:tc>
        <w:tc>
          <w:tcPr>
            <w:tcW w:w="2864" w:type="dxa"/>
            <w:vAlign w:val="center"/>
          </w:tcPr>
          <w:p w14:paraId="1AF02B31" w14:textId="7CF648BC" w:rsidR="0027613E" w:rsidRPr="00B4121C" w:rsidRDefault="037775C9" w:rsidP="00D86257">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AB5B0A6" w14:textId="7CF648BC" w:rsidR="0027613E" w:rsidRDefault="037775C9" w:rsidP="00D86257">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1D27D9C" w14:textId="7CF648BC" w:rsidR="00B27432" w:rsidRDefault="037775C9" w:rsidP="00D86257">
            <w:pPr>
              <w:jc w:val="center"/>
              <w:cnfStyle w:val="000000100000" w:firstRow="0" w:lastRow="0" w:firstColumn="0" w:lastColumn="0" w:oddVBand="0" w:evenVBand="0" w:oddHBand="1" w:evenHBand="0" w:firstRowFirstColumn="0" w:firstRowLastColumn="0" w:lastRowFirstColumn="0" w:lastRowLastColumn="0"/>
            </w:pPr>
            <w:r>
              <w:t>Heures prévues/</w:t>
            </w:r>
          </w:p>
          <w:p w14:paraId="77468C78" w14:textId="7CF648BC" w:rsidR="0027613E" w:rsidRPr="00B27432" w:rsidRDefault="037775C9" w:rsidP="00D86257">
            <w:pPr>
              <w:jc w:val="center"/>
              <w:cnfStyle w:val="000000100000" w:firstRow="0" w:lastRow="0" w:firstColumn="0" w:lastColumn="0" w:oddVBand="0" w:evenVBand="0" w:oddHBand="1" w:evenHBand="0" w:firstRowFirstColumn="0" w:firstRowLastColumn="0" w:lastRowFirstColumn="0" w:lastRowLastColumn="0"/>
            </w:pPr>
            <w:r>
              <w:t>effectives</w:t>
            </w:r>
          </w:p>
        </w:tc>
      </w:tr>
      <w:tr w:rsidR="00144507" w14:paraId="78BEE33B"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87113CE" w14:textId="7CF648BC" w:rsidR="0029224A" w:rsidRDefault="037775C9" w:rsidP="00D9670E">
            <w:pPr>
              <w:jc w:val="center"/>
            </w:pPr>
            <w:r>
              <w:t>Semaine 1</w:t>
            </w:r>
          </w:p>
        </w:tc>
        <w:tc>
          <w:tcPr>
            <w:tcW w:w="2864" w:type="dxa"/>
          </w:tcPr>
          <w:p w14:paraId="3511ABF7" w14:textId="7CF648BC" w:rsidR="0029224A" w:rsidRPr="00B4121C" w:rsidRDefault="037775C9" w:rsidP="00E87D56">
            <w:pPr>
              <w:jc w:val="left"/>
              <w:cnfStyle w:val="000000000000" w:firstRow="0" w:lastRow="0" w:firstColumn="0" w:lastColumn="0" w:oddVBand="0" w:evenVBand="0" w:oddHBand="0" w:evenHBand="0" w:firstRowFirstColumn="0" w:firstRowLastColumn="0" w:lastRowFirstColumn="0" w:lastRowLastColumn="0"/>
            </w:pPr>
            <w:r>
              <w:t>Constitution des groupes, choix du sujet et discussions</w:t>
            </w:r>
          </w:p>
        </w:tc>
        <w:tc>
          <w:tcPr>
            <w:tcW w:w="3685" w:type="dxa"/>
          </w:tcPr>
          <w:p w14:paraId="01FEEC50" w14:textId="7CF648BC" w:rsidR="0029224A" w:rsidRDefault="037775C9" w:rsidP="00E87D56">
            <w:pPr>
              <w:jc w:val="left"/>
              <w:cnfStyle w:val="000000000000" w:firstRow="0" w:lastRow="0" w:firstColumn="0" w:lastColumn="0" w:oddVBand="0" w:evenVBand="0" w:oddHBand="0" w:evenHBand="0" w:firstRowFirstColumn="0" w:firstRowLastColumn="0" w:lastRowFirstColumn="0" w:lastRowLastColumn="0"/>
            </w:pPr>
            <w:r>
              <w:t>Nomination du chef de projet et du second, proposition de projet : coffre-fort numérique</w:t>
            </w:r>
          </w:p>
        </w:tc>
        <w:tc>
          <w:tcPr>
            <w:tcW w:w="1134" w:type="dxa"/>
            <w:vAlign w:val="center"/>
          </w:tcPr>
          <w:p w14:paraId="2BBC7AC7" w14:textId="7CF648BC"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3/4</w:t>
            </w:r>
          </w:p>
        </w:tc>
      </w:tr>
      <w:tr w:rsidR="00380E74" w14:paraId="6EB90F53"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84D44CA" w14:textId="7CF648BC" w:rsidR="0029224A" w:rsidRDefault="037775C9" w:rsidP="00D9670E">
            <w:pPr>
              <w:jc w:val="center"/>
            </w:pPr>
            <w:r>
              <w:t>Semaine 2</w:t>
            </w:r>
          </w:p>
        </w:tc>
        <w:tc>
          <w:tcPr>
            <w:tcW w:w="2864" w:type="dxa"/>
          </w:tcPr>
          <w:p w14:paraId="1754A837" w14:textId="7CF648BC"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Commencement du cahier des charges, feedback du professeur</w:t>
            </w:r>
          </w:p>
        </w:tc>
        <w:tc>
          <w:tcPr>
            <w:tcW w:w="3685" w:type="dxa"/>
          </w:tcPr>
          <w:p w14:paraId="25C60D9D" w14:textId="6804C649" w:rsidR="0029224A" w:rsidRDefault="037775C9" w:rsidP="00C46444">
            <w:pPr>
              <w:jc w:val="left"/>
              <w:cnfStyle w:val="000000100000" w:firstRow="0" w:lastRow="0" w:firstColumn="0" w:lastColumn="0" w:oddVBand="0" w:evenVBand="0" w:oddHBand="1" w:evenHBand="0" w:firstRowFirstColumn="0" w:firstRowLastColumn="0" w:lastRowFirstColumn="0" w:lastRowLastColumn="0"/>
            </w:pPr>
            <w:r>
              <w:t>Début du cahier des charges, recherche d’un nouveau sujet en raison du refus du précédent sujet, proposition de projet : gestionnaire de requêtes citoyennes, rédaction du cahier des charges du nouveau projet</w:t>
            </w:r>
          </w:p>
        </w:tc>
        <w:tc>
          <w:tcPr>
            <w:tcW w:w="1134" w:type="dxa"/>
            <w:vAlign w:val="center"/>
          </w:tcPr>
          <w:p w14:paraId="3A050C63"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3/6</w:t>
            </w:r>
          </w:p>
        </w:tc>
      </w:tr>
      <w:tr w:rsidR="00144507" w14:paraId="28B48DD2"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71A96A" w14:textId="6804C649" w:rsidR="0029224A" w:rsidRDefault="037775C9" w:rsidP="00D9670E">
            <w:pPr>
              <w:jc w:val="center"/>
            </w:pPr>
            <w:r>
              <w:t>Semaine 3</w:t>
            </w:r>
          </w:p>
        </w:tc>
        <w:tc>
          <w:tcPr>
            <w:tcW w:w="2864" w:type="dxa"/>
          </w:tcPr>
          <w:p w14:paraId="1D7D1207"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Cahier des charges du projet avec planning</w:t>
            </w:r>
          </w:p>
        </w:tc>
        <w:tc>
          <w:tcPr>
            <w:tcW w:w="3685" w:type="dxa"/>
          </w:tcPr>
          <w:p w14:paraId="62294F7D" w14:textId="6804C649"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Finalisation du cahier des charges et du planning</w:t>
            </w:r>
          </w:p>
        </w:tc>
        <w:tc>
          <w:tcPr>
            <w:tcW w:w="1134" w:type="dxa"/>
            <w:vAlign w:val="center"/>
          </w:tcPr>
          <w:p w14:paraId="65DB4A0C"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5.5/5.5</w:t>
            </w:r>
          </w:p>
        </w:tc>
      </w:tr>
      <w:tr w:rsidR="0021765D" w14:paraId="2F9BFFFF"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59D7E2" w14:textId="6804C649" w:rsidR="0029224A" w:rsidRDefault="037775C9" w:rsidP="00D9670E">
            <w:pPr>
              <w:jc w:val="center"/>
            </w:pPr>
            <w:r>
              <w:t>Semaine 4</w:t>
            </w:r>
          </w:p>
        </w:tc>
        <w:tc>
          <w:tcPr>
            <w:tcW w:w="2864" w:type="dxa"/>
          </w:tcPr>
          <w:p w14:paraId="51BBDF3B" w14:textId="6804C649"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Conception de la base de données</w:t>
            </w:r>
          </w:p>
        </w:tc>
        <w:tc>
          <w:tcPr>
            <w:tcW w:w="3685" w:type="dxa"/>
          </w:tcPr>
          <w:p w14:paraId="2F6FBB04" w14:textId="6804C649" w:rsidR="0029224A" w:rsidRDefault="037775C9" w:rsidP="00C46444">
            <w:pPr>
              <w:jc w:val="left"/>
              <w:cnfStyle w:val="000000100000" w:firstRow="0" w:lastRow="0" w:firstColumn="0" w:lastColumn="0" w:oddVBand="0" w:evenVBand="0" w:oddHBand="1" w:evenHBand="0" w:firstRowFirstColumn="0" w:firstRowLastColumn="0" w:lastRowFirstColumn="0" w:lastRowLastColumn="0"/>
            </w:pPr>
            <w:r>
              <w:t>Conception de la base de données, recherche des technologies adaptées au projet pour la liaison avec la base de données</w:t>
            </w:r>
          </w:p>
        </w:tc>
        <w:tc>
          <w:tcPr>
            <w:tcW w:w="1134" w:type="dxa"/>
            <w:vAlign w:val="center"/>
          </w:tcPr>
          <w:p w14:paraId="6C666776" w14:textId="6804C649" w:rsidR="0029224A" w:rsidRDefault="037775C9" w:rsidP="0001674D">
            <w:pPr>
              <w:jc w:val="center"/>
              <w:cnfStyle w:val="000000100000" w:firstRow="0" w:lastRow="0" w:firstColumn="0" w:lastColumn="0" w:oddVBand="0" w:evenVBand="0" w:oddHBand="1" w:evenHBand="0" w:firstRowFirstColumn="0" w:firstRowLastColumn="0" w:lastRowFirstColumn="0" w:lastRowLastColumn="0"/>
            </w:pPr>
            <w:r>
              <w:t>6/8</w:t>
            </w:r>
          </w:p>
        </w:tc>
      </w:tr>
      <w:tr w:rsidR="00273DA3" w14:paraId="46D4DF31"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0B7416" w14:textId="6804C649" w:rsidR="0029224A" w:rsidRDefault="037775C9" w:rsidP="00D9670E">
            <w:pPr>
              <w:jc w:val="center"/>
            </w:pPr>
            <w:r>
              <w:t>Semaine 5</w:t>
            </w:r>
          </w:p>
        </w:tc>
        <w:tc>
          <w:tcPr>
            <w:tcW w:w="2864" w:type="dxa"/>
          </w:tcPr>
          <w:p w14:paraId="4E712A36"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Conception de la base de données</w:t>
            </w:r>
          </w:p>
        </w:tc>
        <w:tc>
          <w:tcPr>
            <w:tcW w:w="3685" w:type="dxa"/>
          </w:tcPr>
          <w:p w14:paraId="666D38A0" w14:textId="79741163"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Choix de la technologie utilisée : HIBERNATE, compréhension du fonctionne et de son implémentation</w:t>
            </w:r>
          </w:p>
        </w:tc>
        <w:tc>
          <w:tcPr>
            <w:tcW w:w="1134" w:type="dxa"/>
            <w:vAlign w:val="center"/>
          </w:tcPr>
          <w:p w14:paraId="07223842" w14:textId="6804C649" w:rsidR="0029224A" w:rsidRDefault="037775C9" w:rsidP="0001674D">
            <w:pPr>
              <w:jc w:val="center"/>
              <w:cnfStyle w:val="000000000000" w:firstRow="0" w:lastRow="0" w:firstColumn="0" w:lastColumn="0" w:oddVBand="0" w:evenVBand="0" w:oddHBand="0" w:evenHBand="0" w:firstRowFirstColumn="0" w:firstRowLastColumn="0" w:lastRowFirstColumn="0" w:lastRowLastColumn="0"/>
            </w:pPr>
            <w:r>
              <w:t>6/10</w:t>
            </w:r>
          </w:p>
        </w:tc>
      </w:tr>
      <w:tr w:rsidR="0021765D" w14:paraId="59DE746D"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1CE301" w14:textId="6804C649" w:rsidR="0029224A" w:rsidRDefault="037775C9" w:rsidP="00D9670E">
            <w:pPr>
              <w:jc w:val="center"/>
            </w:pPr>
            <w:r>
              <w:t>Semaine 6</w:t>
            </w:r>
          </w:p>
        </w:tc>
        <w:tc>
          <w:tcPr>
            <w:tcW w:w="2864" w:type="dxa"/>
          </w:tcPr>
          <w:p w14:paraId="1C3D673F" w14:textId="6804C649" w:rsidR="0029224A" w:rsidRPr="00B4121C" w:rsidRDefault="037775C9" w:rsidP="00B315E6">
            <w:pPr>
              <w:jc w:val="left"/>
              <w:cnfStyle w:val="000000100000" w:firstRow="0" w:lastRow="0" w:firstColumn="0" w:lastColumn="0" w:oddVBand="0" w:evenVBand="0" w:oddHBand="1" w:evenHBand="0" w:firstRowFirstColumn="0" w:firstRowLastColumn="0" w:lastRowFirstColumn="0" w:lastRowLastColumn="0"/>
            </w:pPr>
            <w:r>
              <w:t>Réalisation de la base de données, implémentation de la liaison avec la base de données</w:t>
            </w:r>
          </w:p>
        </w:tc>
        <w:tc>
          <w:tcPr>
            <w:tcW w:w="3685" w:type="dxa"/>
          </w:tcPr>
          <w:p w14:paraId="7AAE931B" w14:textId="6804C649" w:rsidR="0029224A" w:rsidRDefault="037775C9" w:rsidP="00B315E6">
            <w:pPr>
              <w:jc w:val="left"/>
              <w:cnfStyle w:val="000000100000" w:firstRow="0" w:lastRow="0" w:firstColumn="0" w:lastColumn="0" w:oddVBand="0" w:evenVBand="0" w:oddHBand="1" w:evenHBand="0" w:firstRowFirstColumn="0" w:firstRowLastColumn="0" w:lastRowFirstColumn="0" w:lastRowLastColumn="0"/>
            </w:pPr>
            <w:r>
              <w:t>Modification et mise en place de la base de données, implémentation de la traduction de code Java en requête SQL</w:t>
            </w:r>
          </w:p>
        </w:tc>
        <w:tc>
          <w:tcPr>
            <w:tcW w:w="1134" w:type="dxa"/>
            <w:vAlign w:val="center"/>
          </w:tcPr>
          <w:p w14:paraId="164E6DFE"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6/10</w:t>
            </w:r>
          </w:p>
        </w:tc>
      </w:tr>
      <w:tr w:rsidR="00273DA3" w14:paraId="407357E2"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AAB404" w14:textId="6804C649" w:rsidR="0029224A" w:rsidRDefault="037775C9" w:rsidP="00D9670E">
            <w:pPr>
              <w:jc w:val="center"/>
            </w:pPr>
            <w:r>
              <w:t>Semaine 7</w:t>
            </w:r>
          </w:p>
        </w:tc>
        <w:tc>
          <w:tcPr>
            <w:tcW w:w="2864" w:type="dxa"/>
          </w:tcPr>
          <w:p w14:paraId="5EC8F364"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Réalisation de la base de données</w:t>
            </w:r>
          </w:p>
        </w:tc>
        <w:tc>
          <w:tcPr>
            <w:tcW w:w="3685" w:type="dxa"/>
          </w:tcPr>
          <w:p w14:paraId="5E2E1992" w14:textId="6804C649" w:rsidR="0029224A" w:rsidRDefault="037775C9" w:rsidP="00E92329">
            <w:pPr>
              <w:jc w:val="left"/>
              <w:cnfStyle w:val="000000000000" w:firstRow="0" w:lastRow="0" w:firstColumn="0" w:lastColumn="0" w:oddVBand="0" w:evenVBand="0" w:oddHBand="0" w:evenHBand="0" w:firstRowFirstColumn="0" w:firstRowLastColumn="0" w:lastRowFirstColumn="0" w:lastRowLastColumn="0"/>
            </w:pPr>
            <w:r>
              <w:t>Finalisation de l’implémentation de fonctionnalité</w:t>
            </w:r>
          </w:p>
        </w:tc>
        <w:tc>
          <w:tcPr>
            <w:tcW w:w="1134" w:type="dxa"/>
            <w:vAlign w:val="center"/>
          </w:tcPr>
          <w:p w14:paraId="2997D281"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7/8</w:t>
            </w:r>
          </w:p>
        </w:tc>
      </w:tr>
      <w:tr w:rsidR="0021765D" w14:paraId="26A7183E"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C1812" w14:textId="6804C649" w:rsidR="0029224A" w:rsidRDefault="037775C9" w:rsidP="00D9670E">
            <w:pPr>
              <w:jc w:val="center"/>
            </w:pPr>
            <w:r>
              <w:t>Semaine 8</w:t>
            </w:r>
          </w:p>
        </w:tc>
        <w:tc>
          <w:tcPr>
            <w:tcW w:w="2864" w:type="dxa"/>
          </w:tcPr>
          <w:p w14:paraId="6D4449D8" w14:textId="6804C649"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6FD1E577" w14:textId="6804C649" w:rsidR="0029224A" w:rsidRDefault="037775C9" w:rsidP="00E92329">
            <w:pPr>
              <w:jc w:val="left"/>
              <w:cnfStyle w:val="000000100000" w:firstRow="0" w:lastRow="0" w:firstColumn="0" w:lastColumn="0" w:oddVBand="0" w:evenVBand="0" w:oddHBand="1" w:evenHBand="0" w:firstRowFirstColumn="0" w:firstRowLastColumn="0" w:lastRowFirstColumn="0" w:lastRowLastColumn="0"/>
            </w:pPr>
            <w:r>
              <w:t>Mise en commun avec la carte, simplification de l’implémentation</w:t>
            </w:r>
          </w:p>
        </w:tc>
        <w:tc>
          <w:tcPr>
            <w:tcW w:w="1134" w:type="dxa"/>
            <w:vAlign w:val="center"/>
          </w:tcPr>
          <w:p w14:paraId="625D0C20"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73DA3" w14:paraId="1DFC6162"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BED109" w14:textId="6804C649" w:rsidR="0029224A" w:rsidRDefault="037775C9" w:rsidP="00D9670E">
            <w:pPr>
              <w:jc w:val="center"/>
            </w:pPr>
            <w:r>
              <w:t>Semaine 9</w:t>
            </w:r>
          </w:p>
        </w:tc>
        <w:tc>
          <w:tcPr>
            <w:tcW w:w="2864" w:type="dxa"/>
          </w:tcPr>
          <w:p w14:paraId="15661639"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w:t>
            </w:r>
          </w:p>
        </w:tc>
        <w:tc>
          <w:tcPr>
            <w:tcW w:w="3685" w:type="dxa"/>
          </w:tcPr>
          <w:p w14:paraId="086F34EB" w14:textId="6804C649"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Correction de la structure de la base de données (trigger), intégration de la liaison de la base de données avec l’interface graphique</w:t>
            </w:r>
          </w:p>
        </w:tc>
        <w:tc>
          <w:tcPr>
            <w:tcW w:w="1134" w:type="dxa"/>
            <w:vAlign w:val="center"/>
          </w:tcPr>
          <w:p w14:paraId="2D4DD54B"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7/7</w:t>
            </w:r>
          </w:p>
        </w:tc>
      </w:tr>
      <w:tr w:rsidR="0021765D" w14:paraId="12B024AE"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ACDD16" w14:textId="6804C649" w:rsidR="0029224A" w:rsidRDefault="037775C9" w:rsidP="00D9670E">
            <w:pPr>
              <w:jc w:val="center"/>
            </w:pPr>
            <w:r>
              <w:t>Semaine 10</w:t>
            </w:r>
          </w:p>
        </w:tc>
        <w:tc>
          <w:tcPr>
            <w:tcW w:w="2864" w:type="dxa"/>
          </w:tcPr>
          <w:p w14:paraId="26AA88FC" w14:textId="6804C649"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7755E5EA" w14:textId="6804C649" w:rsidR="0029224A" w:rsidRDefault="037775C9" w:rsidP="002610EC">
            <w:pPr>
              <w:jc w:val="left"/>
              <w:cnfStyle w:val="000000100000" w:firstRow="0" w:lastRow="0" w:firstColumn="0" w:lastColumn="0" w:oddVBand="0" w:evenVBand="0" w:oddHBand="1" w:evenHBand="0" w:firstRowFirstColumn="0" w:firstRowLastColumn="0" w:lastRowFirstColumn="0" w:lastRowLastColumn="0"/>
            </w:pPr>
            <w:r>
              <w:t>Mise en place de l’ajout d’évènements au sein de l’interface graphique, simplification de fonctionnalités</w:t>
            </w:r>
          </w:p>
        </w:tc>
        <w:tc>
          <w:tcPr>
            <w:tcW w:w="1134" w:type="dxa"/>
            <w:vAlign w:val="center"/>
          </w:tcPr>
          <w:p w14:paraId="35622EF4"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1765D" w14:paraId="690C5216"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0C64CE1" w14:textId="6804C649" w:rsidR="0029224A" w:rsidRDefault="037775C9" w:rsidP="00D9670E">
            <w:pPr>
              <w:jc w:val="center"/>
            </w:pPr>
            <w:r>
              <w:t>Semaine 11</w:t>
            </w:r>
          </w:p>
        </w:tc>
        <w:tc>
          <w:tcPr>
            <w:tcW w:w="2864" w:type="dxa"/>
          </w:tcPr>
          <w:p w14:paraId="428022B6"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 rédaction du rapport final</w:t>
            </w:r>
          </w:p>
        </w:tc>
        <w:tc>
          <w:tcPr>
            <w:tcW w:w="3685" w:type="dxa"/>
          </w:tcPr>
          <w:p w14:paraId="48C08B31" w14:textId="6804C649"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Mise en place de la modification d’évènements au sein de l’interface graphique, mise en place du rapport, début de rédaction</w:t>
            </w:r>
          </w:p>
        </w:tc>
        <w:tc>
          <w:tcPr>
            <w:tcW w:w="1134" w:type="dxa"/>
            <w:vAlign w:val="center"/>
          </w:tcPr>
          <w:p w14:paraId="1DA89FEF"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5.5/7</w:t>
            </w:r>
          </w:p>
        </w:tc>
      </w:tr>
      <w:tr w:rsidR="00B228A6" w14:paraId="49AAFE63"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1CD436" w14:textId="6804C649" w:rsidR="00B228A6" w:rsidRDefault="037775C9" w:rsidP="00B228A6">
            <w:pPr>
              <w:jc w:val="center"/>
            </w:pPr>
            <w:r>
              <w:t>Semaine 12</w:t>
            </w:r>
          </w:p>
        </w:tc>
        <w:tc>
          <w:tcPr>
            <w:tcW w:w="2864" w:type="dxa"/>
          </w:tcPr>
          <w:p w14:paraId="6D05BD68" w14:textId="6804C649" w:rsidR="00B228A6"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10403BEB" w14:textId="6804C649" w:rsidR="00B228A6" w:rsidRDefault="037775C9" w:rsidP="00C46444">
            <w:pPr>
              <w:jc w:val="left"/>
              <w:cnfStyle w:val="000000100000" w:firstRow="0" w:lastRow="0" w:firstColumn="0" w:lastColumn="0" w:oddVBand="0" w:evenVBand="0" w:oddHBand="1" w:evenHBand="0" w:firstRowFirstColumn="0" w:firstRowLastColumn="0" w:lastRowFirstColumn="0" w:lastRowLastColumn="0"/>
            </w:pPr>
            <w:r>
              <w:t>Rédaction du rapport final, finalisation des commentaires dans le code</w:t>
            </w:r>
          </w:p>
        </w:tc>
        <w:tc>
          <w:tcPr>
            <w:tcW w:w="1134" w:type="dxa"/>
            <w:vAlign w:val="center"/>
          </w:tcPr>
          <w:p w14:paraId="0B474EE9" w14:textId="6804C649" w:rsidR="00B228A6" w:rsidRDefault="037775C9" w:rsidP="00B228A6">
            <w:pPr>
              <w:jc w:val="center"/>
              <w:cnfStyle w:val="000000100000" w:firstRow="0" w:lastRow="0" w:firstColumn="0" w:lastColumn="0" w:oddVBand="0" w:evenVBand="0" w:oddHBand="1" w:evenHBand="0" w:firstRowFirstColumn="0" w:firstRowLastColumn="0" w:lastRowFirstColumn="0" w:lastRowLastColumn="0"/>
            </w:pPr>
            <w:r>
              <w:t>5.5/7</w:t>
            </w:r>
          </w:p>
        </w:tc>
      </w:tr>
      <w:tr w:rsidR="00B228A6" w14:paraId="38F84CA7"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ACF5BE4" w14:textId="6804C649" w:rsidR="00B228A6" w:rsidRDefault="037775C9" w:rsidP="00B228A6">
            <w:pPr>
              <w:jc w:val="center"/>
            </w:pPr>
            <w:r>
              <w:t>Semaine 13</w:t>
            </w:r>
          </w:p>
        </w:tc>
        <w:tc>
          <w:tcPr>
            <w:tcW w:w="2864" w:type="dxa"/>
          </w:tcPr>
          <w:p w14:paraId="40051C0F" w14:textId="6804C649" w:rsidR="00B228A6"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F124A50" w14:textId="6804C649" w:rsidR="00B228A6" w:rsidRDefault="037775C9" w:rsidP="00C46444">
            <w:pPr>
              <w:jc w:val="left"/>
              <w:cnfStyle w:val="000000000000" w:firstRow="0" w:lastRow="0" w:firstColumn="0" w:lastColumn="0" w:oddVBand="0" w:evenVBand="0" w:oddHBand="0" w:evenHBand="0" w:firstRowFirstColumn="0" w:firstRowLastColumn="0" w:lastRowFirstColumn="0" w:lastRowLastColumn="0"/>
            </w:pPr>
            <w:r>
              <w:t>Finalisation du rapport et journal de bord</w:t>
            </w:r>
          </w:p>
        </w:tc>
        <w:tc>
          <w:tcPr>
            <w:tcW w:w="1134" w:type="dxa"/>
            <w:vAlign w:val="center"/>
          </w:tcPr>
          <w:p w14:paraId="1BB990E4" w14:textId="6804C649" w:rsidR="00B228A6" w:rsidRDefault="037775C9" w:rsidP="00B228A6">
            <w:pPr>
              <w:jc w:val="center"/>
              <w:cnfStyle w:val="000000000000" w:firstRow="0" w:lastRow="0" w:firstColumn="0" w:lastColumn="0" w:oddVBand="0" w:evenVBand="0" w:oddHBand="0" w:evenHBand="0" w:firstRowFirstColumn="0" w:firstRowLastColumn="0" w:lastRowFirstColumn="0" w:lastRowLastColumn="0"/>
            </w:pPr>
            <w:r>
              <w:t>5.5/7</w:t>
            </w:r>
          </w:p>
        </w:tc>
      </w:tr>
    </w:tbl>
    <w:p w14:paraId="44C73C20" w14:textId="77777777" w:rsidR="002001DF" w:rsidRDefault="002001DF" w:rsidP="002001DF">
      <w:bookmarkStart w:id="535" w:name="_Toc483319173"/>
      <w:bookmarkStart w:id="536" w:name="_Toc483320209"/>
      <w:bookmarkStart w:id="537" w:name="_Toc483663316"/>
      <w:bookmarkStart w:id="538" w:name="_Toc483667024"/>
      <w:bookmarkStart w:id="539" w:name="_Toc483746232"/>
      <w:bookmarkStart w:id="540" w:name="_Toc483751338"/>
      <w:bookmarkStart w:id="541" w:name="_Toc483770525"/>
      <w:bookmarkStart w:id="542" w:name="_Toc483772582"/>
      <w:bookmarkStart w:id="543" w:name="_Toc483780536"/>
    </w:p>
    <w:p w14:paraId="67E23C63" w14:textId="4B277BDA" w:rsidR="00EE46FD" w:rsidRDefault="00EE46FD" w:rsidP="002001DF">
      <w:r>
        <w:lastRenderedPageBreak/>
        <w:t>Luana Martelli</w:t>
      </w:r>
      <w:bookmarkEnd w:id="535"/>
      <w:bookmarkEnd w:id="536"/>
      <w:bookmarkEnd w:id="537"/>
      <w:bookmarkEnd w:id="538"/>
      <w:bookmarkEnd w:id="539"/>
      <w:bookmarkEnd w:id="540"/>
      <w:bookmarkEnd w:id="541"/>
      <w:bookmarkEnd w:id="542"/>
      <w:bookmarkEnd w:id="543"/>
    </w:p>
    <w:p w14:paraId="74814032"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637D89C"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6848D447" w14:textId="6804C649" w:rsidR="00E92CE0" w:rsidRDefault="037775C9" w:rsidP="00792336">
            <w:pPr>
              <w:jc w:val="center"/>
            </w:pPr>
            <w:r>
              <w:t>Semaine</w:t>
            </w:r>
          </w:p>
        </w:tc>
        <w:tc>
          <w:tcPr>
            <w:tcW w:w="7691" w:type="dxa"/>
            <w:gridSpan w:val="4"/>
          </w:tcPr>
          <w:p w14:paraId="4D04A4EC" w14:textId="6804C649"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6C26F479"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77DC192" w14:textId="77777777" w:rsidR="00E92CE0" w:rsidRDefault="00E92CE0" w:rsidP="00792336">
            <w:pPr>
              <w:jc w:val="center"/>
            </w:pPr>
          </w:p>
        </w:tc>
        <w:tc>
          <w:tcPr>
            <w:tcW w:w="2864" w:type="dxa"/>
            <w:vAlign w:val="center"/>
          </w:tcPr>
          <w:p w14:paraId="5E77E344" w14:textId="6804C649"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385690C1" w14:textId="6804C649"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BFC08EA" w14:textId="6804C649"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EEED9D1" w14:textId="6804C649"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0555E36"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7DC616" w14:textId="6804C649" w:rsidR="00E92CE0" w:rsidRDefault="037775C9" w:rsidP="00792336">
            <w:pPr>
              <w:jc w:val="center"/>
            </w:pPr>
            <w:r>
              <w:t>Semaine 1</w:t>
            </w:r>
          </w:p>
        </w:tc>
        <w:tc>
          <w:tcPr>
            <w:tcW w:w="2864" w:type="dxa"/>
          </w:tcPr>
          <w:p w14:paraId="4D2504D8" w14:textId="6804C649"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2037BDEB" w14:textId="6804C649" w:rsidR="00E92CE0" w:rsidRDefault="29906FA7" w:rsidP="00A71785">
            <w:pPr>
              <w:jc w:val="left"/>
              <w:cnfStyle w:val="000000000000" w:firstRow="0" w:lastRow="0" w:firstColumn="0" w:lastColumn="0" w:oddVBand="0" w:evenVBand="0" w:oddHBand="0" w:evenHBand="0" w:firstRowFirstColumn="0" w:firstRowLastColumn="0" w:lastRowFirstColumn="0" w:lastRowLastColumn="0"/>
            </w:pPr>
            <w:r>
              <w:t xml:space="preserve">C.f. tâche planifiée </w:t>
            </w:r>
          </w:p>
        </w:tc>
        <w:tc>
          <w:tcPr>
            <w:tcW w:w="1134" w:type="dxa"/>
            <w:vAlign w:val="center"/>
          </w:tcPr>
          <w:p w14:paraId="157DA5FB" w14:textId="6804C649"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4 / 4</w:t>
            </w:r>
          </w:p>
        </w:tc>
      </w:tr>
      <w:tr w:rsidR="00E92CE0" w14:paraId="629184D1"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0BF0CB" w14:textId="6804C649" w:rsidR="00E92CE0" w:rsidRDefault="037775C9" w:rsidP="00792336">
            <w:pPr>
              <w:jc w:val="center"/>
            </w:pPr>
            <w:r>
              <w:t>Semaine 2</w:t>
            </w:r>
          </w:p>
        </w:tc>
        <w:tc>
          <w:tcPr>
            <w:tcW w:w="2864" w:type="dxa"/>
          </w:tcPr>
          <w:p w14:paraId="032177E9"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3601E928" w14:textId="15F21902" w:rsidR="00E92CE0" w:rsidRDefault="29906FA7" w:rsidP="00A71785">
            <w:pPr>
              <w:jc w:val="left"/>
              <w:cnfStyle w:val="000000100000" w:firstRow="0" w:lastRow="0" w:firstColumn="0" w:lastColumn="0" w:oddVBand="0" w:evenVBand="0" w:oddHBand="1" w:evenHBand="0" w:firstRowFirstColumn="0" w:firstRowLastColumn="0" w:lastRowFirstColumn="0" w:lastRowLastColumn="0"/>
            </w:pPr>
            <w:r>
              <w:t>C.f. tâche planifiée, ébauche d'analyse du PDF</w:t>
            </w:r>
          </w:p>
        </w:tc>
        <w:tc>
          <w:tcPr>
            <w:tcW w:w="1134" w:type="dxa"/>
            <w:vAlign w:val="center"/>
          </w:tcPr>
          <w:p w14:paraId="025A7044"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66D88604"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3A134E7" w14:textId="15F21902" w:rsidR="00E92CE0" w:rsidRDefault="037775C9" w:rsidP="00792336">
            <w:pPr>
              <w:jc w:val="center"/>
            </w:pPr>
            <w:r>
              <w:t>Semaine 3</w:t>
            </w:r>
          </w:p>
        </w:tc>
        <w:tc>
          <w:tcPr>
            <w:tcW w:w="2864" w:type="dxa"/>
          </w:tcPr>
          <w:p w14:paraId="5A772668"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28094F3B" w14:textId="15F21902" w:rsidR="00E92CE0" w:rsidRDefault="29906FA7" w:rsidP="00A71785">
            <w:pPr>
              <w:jc w:val="left"/>
              <w:cnfStyle w:val="000000000000" w:firstRow="0" w:lastRow="0" w:firstColumn="0" w:lastColumn="0" w:oddVBand="0" w:evenVBand="0" w:oddHBand="0" w:evenHBand="0" w:firstRowFirstColumn="0" w:firstRowLastColumn="0" w:lastRowFirstColumn="0" w:lastRowLastColumn="0"/>
            </w:pPr>
            <w:r>
              <w:t>C.f tâche planifiée, ébauche d'analyse des statistiques</w:t>
            </w:r>
          </w:p>
        </w:tc>
        <w:tc>
          <w:tcPr>
            <w:tcW w:w="1134" w:type="dxa"/>
            <w:vAlign w:val="center"/>
          </w:tcPr>
          <w:p w14:paraId="0831500C"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 xml:space="preserve">6 / 6 </w:t>
            </w:r>
          </w:p>
        </w:tc>
      </w:tr>
      <w:tr w:rsidR="00E92CE0" w14:paraId="2A9A0961"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9A475C" w14:textId="15F21902" w:rsidR="00E92CE0" w:rsidRDefault="037775C9" w:rsidP="00792336">
            <w:pPr>
              <w:jc w:val="center"/>
            </w:pPr>
            <w:r>
              <w:t>Semaine 4</w:t>
            </w:r>
          </w:p>
        </w:tc>
        <w:tc>
          <w:tcPr>
            <w:tcW w:w="2864" w:type="dxa"/>
          </w:tcPr>
          <w:p w14:paraId="08B04A39"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Recherches / analyse génération de PDF</w:t>
            </w:r>
          </w:p>
        </w:tc>
        <w:tc>
          <w:tcPr>
            <w:tcW w:w="3685" w:type="dxa"/>
          </w:tcPr>
          <w:p w14:paraId="6E1C3037"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Recherche de libraires / JDK, première ébauche de PDF</w:t>
            </w:r>
          </w:p>
        </w:tc>
        <w:tc>
          <w:tcPr>
            <w:tcW w:w="1134" w:type="dxa"/>
            <w:vAlign w:val="center"/>
          </w:tcPr>
          <w:p w14:paraId="4A72A112"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5C0E49B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2669FE8" w14:textId="15F21902" w:rsidR="00E92CE0" w:rsidRDefault="037775C9" w:rsidP="00792336">
            <w:pPr>
              <w:jc w:val="center"/>
            </w:pPr>
            <w:r>
              <w:t>Semaine 5</w:t>
            </w:r>
          </w:p>
        </w:tc>
        <w:tc>
          <w:tcPr>
            <w:tcW w:w="2864" w:type="dxa"/>
          </w:tcPr>
          <w:p w14:paraId="66118708"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Recherches / analyse génération de graphiques</w:t>
            </w:r>
          </w:p>
        </w:tc>
        <w:tc>
          <w:tcPr>
            <w:tcW w:w="3685" w:type="dxa"/>
          </w:tcPr>
          <w:p w14:paraId="49763292"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Ajout des statistiques au PDF</w:t>
            </w:r>
          </w:p>
        </w:tc>
        <w:tc>
          <w:tcPr>
            <w:tcW w:w="1134" w:type="dxa"/>
            <w:vAlign w:val="center"/>
          </w:tcPr>
          <w:p w14:paraId="567EDDC2"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 / 4</w:t>
            </w:r>
          </w:p>
        </w:tc>
      </w:tr>
      <w:tr w:rsidR="00E92CE0" w14:paraId="405FE39F"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B2E12EC" w14:textId="15F21902" w:rsidR="00E92CE0" w:rsidRDefault="037775C9" w:rsidP="00792336">
            <w:pPr>
              <w:jc w:val="center"/>
            </w:pPr>
            <w:r>
              <w:t>Semaine 6</w:t>
            </w:r>
          </w:p>
        </w:tc>
        <w:tc>
          <w:tcPr>
            <w:tcW w:w="2864" w:type="dxa"/>
          </w:tcPr>
          <w:p w14:paraId="2198B8BC"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7AF3C555"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Données écrites en brut, commentaires, nettoyage du code </w:t>
            </w:r>
          </w:p>
        </w:tc>
        <w:tc>
          <w:tcPr>
            <w:tcW w:w="1134" w:type="dxa"/>
            <w:vAlign w:val="center"/>
          </w:tcPr>
          <w:p w14:paraId="74E64131"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6.5</w:t>
            </w:r>
          </w:p>
        </w:tc>
      </w:tr>
      <w:tr w:rsidR="00E92CE0" w14:paraId="1FC0B80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9AC171D" w14:textId="15F21902" w:rsidR="00E92CE0" w:rsidRDefault="037775C9" w:rsidP="00792336">
            <w:pPr>
              <w:jc w:val="center"/>
            </w:pPr>
            <w:r>
              <w:t>Semaine 7</w:t>
            </w:r>
          </w:p>
        </w:tc>
        <w:tc>
          <w:tcPr>
            <w:tcW w:w="2864" w:type="dxa"/>
          </w:tcPr>
          <w:p w14:paraId="19FF90E6"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Implémentations</w:t>
            </w:r>
          </w:p>
        </w:tc>
        <w:tc>
          <w:tcPr>
            <w:tcW w:w="3685" w:type="dxa"/>
          </w:tcPr>
          <w:p w14:paraId="7C668777"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Structure du code, continuation du PDF </w:t>
            </w:r>
          </w:p>
        </w:tc>
        <w:tc>
          <w:tcPr>
            <w:tcW w:w="1134" w:type="dxa"/>
            <w:vAlign w:val="center"/>
          </w:tcPr>
          <w:p w14:paraId="0467DE1D"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 / 4</w:t>
            </w:r>
          </w:p>
        </w:tc>
      </w:tr>
      <w:tr w:rsidR="00E92CE0" w14:paraId="2679DE4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F5FE46A" w14:textId="15F21902" w:rsidR="00E92CE0" w:rsidRDefault="037775C9" w:rsidP="00792336">
            <w:pPr>
              <w:jc w:val="center"/>
            </w:pPr>
            <w:r>
              <w:t>Semaine 8</w:t>
            </w:r>
          </w:p>
        </w:tc>
        <w:tc>
          <w:tcPr>
            <w:tcW w:w="2864" w:type="dxa"/>
          </w:tcPr>
          <w:p w14:paraId="5CCA9F7B"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64551DE1"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Structure du code, continuation du PDF</w:t>
            </w:r>
          </w:p>
        </w:tc>
        <w:tc>
          <w:tcPr>
            <w:tcW w:w="1134" w:type="dxa"/>
            <w:vAlign w:val="center"/>
          </w:tcPr>
          <w:p w14:paraId="306825AB"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 / 5</w:t>
            </w:r>
          </w:p>
        </w:tc>
      </w:tr>
      <w:tr w:rsidR="00E92CE0" w14:paraId="6278F78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1E6E6" w14:textId="15F21902" w:rsidR="00E92CE0" w:rsidRDefault="037775C9" w:rsidP="00792336">
            <w:pPr>
              <w:jc w:val="center"/>
            </w:pPr>
            <w:r>
              <w:t>Semaine 9</w:t>
            </w:r>
          </w:p>
        </w:tc>
        <w:tc>
          <w:tcPr>
            <w:tcW w:w="2864" w:type="dxa"/>
          </w:tcPr>
          <w:p w14:paraId="5D13BE80"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Implémentation</w:t>
            </w:r>
          </w:p>
        </w:tc>
        <w:tc>
          <w:tcPr>
            <w:tcW w:w="3685" w:type="dxa"/>
          </w:tcPr>
          <w:p w14:paraId="59801023"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Début de la connexion avec la base de données </w:t>
            </w:r>
          </w:p>
        </w:tc>
        <w:tc>
          <w:tcPr>
            <w:tcW w:w="1134" w:type="dxa"/>
            <w:vAlign w:val="center"/>
          </w:tcPr>
          <w:p w14:paraId="20F7EE2D"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 / 5</w:t>
            </w:r>
          </w:p>
        </w:tc>
      </w:tr>
      <w:tr w:rsidR="00E92CE0" w14:paraId="59DC2970"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5BE002A" w14:textId="15F21902" w:rsidR="00E92CE0" w:rsidRDefault="037775C9" w:rsidP="00792336">
            <w:pPr>
              <w:jc w:val="center"/>
            </w:pPr>
            <w:r>
              <w:t>Semaine 10</w:t>
            </w:r>
          </w:p>
        </w:tc>
        <w:tc>
          <w:tcPr>
            <w:tcW w:w="2864" w:type="dxa"/>
          </w:tcPr>
          <w:p w14:paraId="75193594"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Liaison du PDF avec la base de données </w:t>
            </w:r>
          </w:p>
        </w:tc>
        <w:tc>
          <w:tcPr>
            <w:tcW w:w="3685" w:type="dxa"/>
          </w:tcPr>
          <w:p w14:paraId="6329654D"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la base de données / peuplement  </w:t>
            </w:r>
          </w:p>
        </w:tc>
        <w:tc>
          <w:tcPr>
            <w:tcW w:w="1134" w:type="dxa"/>
            <w:vAlign w:val="center"/>
          </w:tcPr>
          <w:p w14:paraId="46202299"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1CD82CF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E2E9011" w14:textId="15F21902" w:rsidR="00E92CE0" w:rsidRDefault="037775C9" w:rsidP="00792336">
            <w:pPr>
              <w:jc w:val="center"/>
            </w:pPr>
            <w:r>
              <w:t>Semaine 11</w:t>
            </w:r>
          </w:p>
        </w:tc>
        <w:tc>
          <w:tcPr>
            <w:tcW w:w="2864" w:type="dxa"/>
          </w:tcPr>
          <w:p w14:paraId="0B59C8FA"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Liaison du PDF avec la base de données </w:t>
            </w:r>
          </w:p>
        </w:tc>
        <w:tc>
          <w:tcPr>
            <w:tcW w:w="3685" w:type="dxa"/>
          </w:tcPr>
          <w:p w14:paraId="0E7FC869"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Fin de la connexion avec la base de données / début de la connexion avec l'interface graphique</w:t>
            </w:r>
          </w:p>
        </w:tc>
        <w:tc>
          <w:tcPr>
            <w:tcW w:w="1134" w:type="dxa"/>
            <w:vAlign w:val="center"/>
          </w:tcPr>
          <w:p w14:paraId="5738105A"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 / 10</w:t>
            </w:r>
          </w:p>
        </w:tc>
      </w:tr>
      <w:tr w:rsidR="00E92CE0" w14:paraId="1A3CB7CB"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425C52" w14:textId="15F21902" w:rsidR="00E92CE0" w:rsidRDefault="037775C9" w:rsidP="00792336">
            <w:pPr>
              <w:jc w:val="center"/>
            </w:pPr>
            <w:r>
              <w:t>Semaine 12</w:t>
            </w:r>
          </w:p>
        </w:tc>
        <w:tc>
          <w:tcPr>
            <w:tcW w:w="2864" w:type="dxa"/>
          </w:tcPr>
          <w:p w14:paraId="08DC860A"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Rédaction du rapport final / Connexion PDF-interface graphique</w:t>
            </w:r>
          </w:p>
        </w:tc>
        <w:tc>
          <w:tcPr>
            <w:tcW w:w="3685" w:type="dxa"/>
          </w:tcPr>
          <w:p w14:paraId="0F0EF5B8"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l'interface graphique, tests </w:t>
            </w:r>
          </w:p>
        </w:tc>
        <w:tc>
          <w:tcPr>
            <w:tcW w:w="1134" w:type="dxa"/>
            <w:vAlign w:val="center"/>
          </w:tcPr>
          <w:p w14:paraId="4BF53D47"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10</w:t>
            </w:r>
          </w:p>
        </w:tc>
      </w:tr>
      <w:tr w:rsidR="00E92CE0" w14:paraId="59770A8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663A8E9" w14:textId="15F21902" w:rsidR="00E92CE0" w:rsidRDefault="037775C9" w:rsidP="00792336">
            <w:pPr>
              <w:jc w:val="center"/>
            </w:pPr>
            <w:r>
              <w:t>Semaine 13</w:t>
            </w:r>
          </w:p>
        </w:tc>
        <w:tc>
          <w:tcPr>
            <w:tcW w:w="2864" w:type="dxa"/>
          </w:tcPr>
          <w:p w14:paraId="5853B508"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E54CB33"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Rédaction du rapport </w:t>
            </w:r>
          </w:p>
        </w:tc>
        <w:tc>
          <w:tcPr>
            <w:tcW w:w="1134" w:type="dxa"/>
            <w:vAlign w:val="center"/>
          </w:tcPr>
          <w:p w14:paraId="36042E75"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 / 5</w:t>
            </w:r>
          </w:p>
        </w:tc>
      </w:tr>
    </w:tbl>
    <w:p w14:paraId="15E13923" w14:textId="37FE4055" w:rsidR="0005192E" w:rsidRDefault="0005192E" w:rsidP="0005192E"/>
    <w:p w14:paraId="1B902807" w14:textId="77777777" w:rsidR="0005192E" w:rsidRDefault="0005192E">
      <w:pPr>
        <w:spacing w:line="259" w:lineRule="auto"/>
        <w:jc w:val="left"/>
      </w:pPr>
      <w:r>
        <w:br w:type="page"/>
      </w:r>
    </w:p>
    <w:p w14:paraId="6D337FB3" w14:textId="1EB76DD2" w:rsidR="00EE46FD" w:rsidRDefault="00EE46FD" w:rsidP="002001DF">
      <w:bookmarkStart w:id="544" w:name="_Toc483319174"/>
      <w:bookmarkStart w:id="545" w:name="_Toc483320210"/>
      <w:bookmarkStart w:id="546" w:name="_Toc483663317"/>
      <w:bookmarkStart w:id="547" w:name="_Toc483667025"/>
      <w:bookmarkStart w:id="548" w:name="_Toc483746233"/>
      <w:bookmarkStart w:id="549" w:name="_Toc483751339"/>
      <w:bookmarkStart w:id="550" w:name="_Toc483770526"/>
      <w:bookmarkStart w:id="551" w:name="_Toc483772583"/>
      <w:bookmarkStart w:id="552" w:name="_Toc483780537"/>
      <w:r>
        <w:lastRenderedPageBreak/>
        <w:t>Wojciech Myszkorowski</w:t>
      </w:r>
      <w:bookmarkEnd w:id="544"/>
      <w:bookmarkEnd w:id="545"/>
      <w:bookmarkEnd w:id="546"/>
      <w:bookmarkEnd w:id="547"/>
      <w:bookmarkEnd w:id="548"/>
      <w:bookmarkEnd w:id="549"/>
      <w:bookmarkEnd w:id="550"/>
      <w:bookmarkEnd w:id="551"/>
      <w:bookmarkEnd w:id="552"/>
    </w:p>
    <w:p w14:paraId="219CF7A4"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F5514C5"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D56E787" w14:textId="15F21902" w:rsidR="00E92CE0" w:rsidRDefault="037775C9" w:rsidP="00792336">
            <w:pPr>
              <w:jc w:val="center"/>
            </w:pPr>
            <w:r>
              <w:t>Semaine</w:t>
            </w:r>
          </w:p>
        </w:tc>
        <w:tc>
          <w:tcPr>
            <w:tcW w:w="7691" w:type="dxa"/>
            <w:gridSpan w:val="4"/>
          </w:tcPr>
          <w:p w14:paraId="09FD23DA" w14:textId="15F21902"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1A20E457"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0E0ABAB6" w14:textId="77777777" w:rsidR="00E92CE0" w:rsidRDefault="00E92CE0" w:rsidP="00792336">
            <w:pPr>
              <w:jc w:val="center"/>
            </w:pPr>
          </w:p>
        </w:tc>
        <w:tc>
          <w:tcPr>
            <w:tcW w:w="2864" w:type="dxa"/>
            <w:vAlign w:val="center"/>
          </w:tcPr>
          <w:p w14:paraId="4CA9963B" w14:textId="15F21902"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20F54587"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7C791BB0"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D28325C" w14:textId="15F21902"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450191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AE4AD2D" w14:textId="15F21902" w:rsidR="00E92CE0" w:rsidRDefault="037775C9" w:rsidP="00792336">
            <w:pPr>
              <w:jc w:val="center"/>
            </w:pPr>
            <w:r>
              <w:t>Semaine 1</w:t>
            </w:r>
          </w:p>
        </w:tc>
        <w:tc>
          <w:tcPr>
            <w:tcW w:w="2864" w:type="dxa"/>
          </w:tcPr>
          <w:p w14:paraId="31D493CE" w14:textId="15F21902"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43371470" w14:textId="15F21902" w:rsidR="00E92CE0" w:rsidRDefault="29906FA7" w:rsidP="004F03E1">
            <w:pPr>
              <w:jc w:val="left"/>
              <w:cnfStyle w:val="000000000000" w:firstRow="0" w:lastRow="0" w:firstColumn="0" w:lastColumn="0" w:oddVBand="0" w:evenVBand="0" w:oddHBand="0" w:evenHBand="0" w:firstRowFirstColumn="0" w:firstRowLastColumn="0" w:lastRowFirstColumn="0" w:lastRowLastColumn="0"/>
            </w:pPr>
            <w:r>
              <w:t>c.f: tache planifié</w:t>
            </w:r>
          </w:p>
        </w:tc>
        <w:tc>
          <w:tcPr>
            <w:tcW w:w="1134" w:type="dxa"/>
            <w:vAlign w:val="center"/>
          </w:tcPr>
          <w:p w14:paraId="3317D4EB" w14:textId="15F21902" w:rsidR="00E92CE0" w:rsidRDefault="037775C9" w:rsidP="4C3C4FE8">
            <w:pPr>
              <w:spacing w:after="160"/>
              <w:jc w:val="center"/>
              <w:cnfStyle w:val="000000000000" w:firstRow="0" w:lastRow="0" w:firstColumn="0" w:lastColumn="0" w:oddVBand="0" w:evenVBand="0" w:oddHBand="0" w:evenHBand="0" w:firstRowFirstColumn="0" w:firstRowLastColumn="0" w:lastRowFirstColumn="0" w:lastRowLastColumn="0"/>
            </w:pPr>
            <w:r>
              <w:t>3/3</w:t>
            </w:r>
          </w:p>
        </w:tc>
      </w:tr>
      <w:tr w:rsidR="00E92CE0" w14:paraId="5ED34105"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FE0038F" w14:textId="15F21902" w:rsidR="00E92CE0" w:rsidRDefault="037775C9" w:rsidP="00792336">
            <w:pPr>
              <w:jc w:val="center"/>
            </w:pPr>
            <w:r>
              <w:t>Semaine 2</w:t>
            </w:r>
          </w:p>
        </w:tc>
        <w:tc>
          <w:tcPr>
            <w:tcW w:w="2864" w:type="dxa"/>
          </w:tcPr>
          <w:p w14:paraId="4FF59496" w14:textId="15F21902"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1B522047" w14:textId="6CA43D9E" w:rsidR="00E92CE0" w:rsidRDefault="29906FA7" w:rsidP="004F03E1">
            <w:pPr>
              <w:jc w:val="left"/>
              <w:cnfStyle w:val="000000100000" w:firstRow="0" w:lastRow="0" w:firstColumn="0" w:lastColumn="0" w:oddVBand="0" w:evenVBand="0" w:oddHBand="1" w:evenHBand="0" w:firstRowFirstColumn="0" w:firstRowLastColumn="0" w:lastRowFirstColumn="0" w:lastRowLastColumn="0"/>
            </w:pPr>
            <w:r>
              <w:t>c.f: tache planifiée</w:t>
            </w:r>
          </w:p>
        </w:tc>
        <w:tc>
          <w:tcPr>
            <w:tcW w:w="1134" w:type="dxa"/>
            <w:vAlign w:val="center"/>
          </w:tcPr>
          <w:p w14:paraId="38ACF8D8"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492C013A"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97252C0" w14:textId="43DF6BBA" w:rsidR="00E92CE0" w:rsidRDefault="037775C9" w:rsidP="00792336">
            <w:pPr>
              <w:jc w:val="center"/>
            </w:pPr>
            <w:r>
              <w:t>Semaine 3</w:t>
            </w:r>
          </w:p>
        </w:tc>
        <w:tc>
          <w:tcPr>
            <w:tcW w:w="2864" w:type="dxa"/>
          </w:tcPr>
          <w:p w14:paraId="61DD8C34"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0B589BC8" w14:textId="3829B4DC" w:rsidR="00E92CE0" w:rsidRDefault="29906FA7" w:rsidP="004F03E1">
            <w:pPr>
              <w:jc w:val="left"/>
              <w:cnfStyle w:val="000000000000" w:firstRow="0" w:lastRow="0" w:firstColumn="0" w:lastColumn="0" w:oddVBand="0" w:evenVBand="0" w:oddHBand="0" w:evenHBand="0" w:firstRowFirstColumn="0" w:firstRowLastColumn="0" w:lastRowFirstColumn="0" w:lastRowLastColumn="0"/>
            </w:pPr>
            <w:r>
              <w:t>c.f: tache planifiée</w:t>
            </w:r>
          </w:p>
        </w:tc>
        <w:tc>
          <w:tcPr>
            <w:tcW w:w="1134" w:type="dxa"/>
            <w:vAlign w:val="center"/>
          </w:tcPr>
          <w:p w14:paraId="615D08EB"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5/7</w:t>
            </w:r>
          </w:p>
        </w:tc>
      </w:tr>
      <w:tr w:rsidR="00E92CE0" w14:paraId="41874B23"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837F074" w14:textId="43DF6BBA" w:rsidR="00E92CE0" w:rsidRDefault="037775C9" w:rsidP="00792336">
            <w:pPr>
              <w:jc w:val="center"/>
            </w:pPr>
            <w:r>
              <w:t>Semaine 4</w:t>
            </w:r>
          </w:p>
        </w:tc>
        <w:tc>
          <w:tcPr>
            <w:tcW w:w="2864" w:type="dxa"/>
          </w:tcPr>
          <w:p w14:paraId="55105892"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Mise au point implémentation de la carte</w:t>
            </w:r>
          </w:p>
        </w:tc>
        <w:tc>
          <w:tcPr>
            <w:tcW w:w="3685" w:type="dxa"/>
          </w:tcPr>
          <w:p w14:paraId="6F22CF59"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Conception théorique des points OSM 1er jet du diagramme de classe de la carte</w:t>
            </w:r>
          </w:p>
        </w:tc>
        <w:tc>
          <w:tcPr>
            <w:tcW w:w="1134" w:type="dxa"/>
            <w:vAlign w:val="center"/>
          </w:tcPr>
          <w:p w14:paraId="25798245"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0D3E759"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E5A4EC9" w14:textId="43DF6BBA" w:rsidR="00E92CE0" w:rsidRDefault="037775C9" w:rsidP="00792336">
            <w:pPr>
              <w:jc w:val="center"/>
            </w:pPr>
            <w:r>
              <w:t>Semaine 5</w:t>
            </w:r>
          </w:p>
        </w:tc>
        <w:tc>
          <w:tcPr>
            <w:tcW w:w="2864" w:type="dxa"/>
          </w:tcPr>
          <w:p w14:paraId="42FC982F"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Recherches sur les systèmes de points wgs84 et OSM</w:t>
            </w:r>
          </w:p>
          <w:p w14:paraId="698D6363"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Codage des premières classes de la carte</w:t>
            </w:r>
          </w:p>
        </w:tc>
        <w:tc>
          <w:tcPr>
            <w:tcW w:w="3685" w:type="dxa"/>
          </w:tcPr>
          <w:p w14:paraId="702ABC3B" w14:textId="4C5DEA76" w:rsidR="00E92CE0" w:rsidRDefault="29906FA7" w:rsidP="004F03E1">
            <w:pPr>
              <w:jc w:val="left"/>
              <w:cnfStyle w:val="000000000000" w:firstRow="0" w:lastRow="0" w:firstColumn="0" w:lastColumn="0" w:oddVBand="0" w:evenVBand="0" w:oddHBand="0" w:evenHBand="0" w:firstRowFirstColumn="0" w:firstRowLastColumn="0" w:lastRowFirstColumn="0" w:lastRowLastColumn="0"/>
            </w:pPr>
            <w:r>
              <w:t>Mise en place de classe Utils et méthodes de conversion des points. mise en place de tests pour vérifier les calculs de conversion</w:t>
            </w:r>
          </w:p>
        </w:tc>
        <w:tc>
          <w:tcPr>
            <w:tcW w:w="1134" w:type="dxa"/>
            <w:vAlign w:val="center"/>
          </w:tcPr>
          <w:p w14:paraId="32841986"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5/6</w:t>
            </w:r>
          </w:p>
        </w:tc>
      </w:tr>
      <w:tr w:rsidR="00E92CE0" w14:paraId="776C9E4F"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F079E" w14:textId="43DF6BBA" w:rsidR="00E92CE0" w:rsidRDefault="037775C9" w:rsidP="00792336">
            <w:pPr>
              <w:jc w:val="center"/>
            </w:pPr>
            <w:r>
              <w:t>Semaine 6</w:t>
            </w:r>
          </w:p>
        </w:tc>
        <w:tc>
          <w:tcPr>
            <w:tcW w:w="2864" w:type="dxa"/>
          </w:tcPr>
          <w:p w14:paraId="0C9D1405"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 la carte</w:t>
            </w:r>
          </w:p>
          <w:p w14:paraId="54B3FA69"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Avancement code sur les tuiles</w:t>
            </w:r>
          </w:p>
        </w:tc>
        <w:tc>
          <w:tcPr>
            <w:tcW w:w="3685" w:type="dxa"/>
          </w:tcPr>
          <w:p w14:paraId="179A68F6"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des classes présentes dans le diagramme de classe pour la carte</w:t>
            </w:r>
          </w:p>
        </w:tc>
        <w:tc>
          <w:tcPr>
            <w:tcW w:w="1134" w:type="dxa"/>
            <w:vAlign w:val="center"/>
          </w:tcPr>
          <w:p w14:paraId="19B95E8A"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CC9915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D023629" w14:textId="43DF6BBA" w:rsidR="00E92CE0" w:rsidRDefault="037775C9" w:rsidP="00792336">
            <w:pPr>
              <w:jc w:val="center"/>
            </w:pPr>
            <w:r>
              <w:t>Semaine 7</w:t>
            </w:r>
          </w:p>
        </w:tc>
        <w:tc>
          <w:tcPr>
            <w:tcW w:w="2864" w:type="dxa"/>
          </w:tcPr>
          <w:p w14:paraId="78E4874D"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Implémentation de la carte</w:t>
            </w:r>
          </w:p>
        </w:tc>
        <w:tc>
          <w:tcPr>
            <w:tcW w:w="3685" w:type="dxa"/>
          </w:tcPr>
          <w:p w14:paraId="72278EF4"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Ajout de la carte à l'application</w:t>
            </w:r>
          </w:p>
        </w:tc>
        <w:tc>
          <w:tcPr>
            <w:tcW w:w="1134" w:type="dxa"/>
            <w:vAlign w:val="center"/>
          </w:tcPr>
          <w:p w14:paraId="72A41BC0"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5/3</w:t>
            </w:r>
          </w:p>
        </w:tc>
      </w:tr>
      <w:tr w:rsidR="00E92CE0" w14:paraId="0F3A0A69"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DA2C97" w14:textId="43DF6BBA" w:rsidR="00E92CE0" w:rsidRDefault="037775C9" w:rsidP="00792336">
            <w:pPr>
              <w:jc w:val="center"/>
            </w:pPr>
            <w:r>
              <w:t>Semaine 8</w:t>
            </w:r>
          </w:p>
        </w:tc>
        <w:tc>
          <w:tcPr>
            <w:tcW w:w="2864" w:type="dxa"/>
          </w:tcPr>
          <w:p w14:paraId="7BEDA991"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des points d'affichage sur la carte</w:t>
            </w:r>
          </w:p>
        </w:tc>
        <w:tc>
          <w:tcPr>
            <w:tcW w:w="3685" w:type="dxa"/>
          </w:tcPr>
          <w:p w14:paraId="678F24AC"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Résolution des bugs sur la carte en ce qui concerne le zoom et le déplacement long</w:t>
            </w:r>
          </w:p>
        </w:tc>
        <w:tc>
          <w:tcPr>
            <w:tcW w:w="1134" w:type="dxa"/>
            <w:vAlign w:val="center"/>
          </w:tcPr>
          <w:p w14:paraId="797EC434"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4948C3B4"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AE1A03" w14:textId="43DF6BBA" w:rsidR="00E92CE0" w:rsidRDefault="037775C9" w:rsidP="00792336">
            <w:pPr>
              <w:jc w:val="center"/>
            </w:pPr>
            <w:r>
              <w:t>Semaine 9</w:t>
            </w:r>
          </w:p>
        </w:tc>
        <w:tc>
          <w:tcPr>
            <w:tcW w:w="2864" w:type="dxa"/>
          </w:tcPr>
          <w:p w14:paraId="7228C3F2"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 xml:space="preserve">Résolution des problèmes d'ajouts de la carte à l'application principale </w:t>
            </w:r>
          </w:p>
        </w:tc>
        <w:tc>
          <w:tcPr>
            <w:tcW w:w="3685" w:type="dxa"/>
          </w:tcPr>
          <w:p w14:paraId="20F21978"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Résolution des bugs sur la carte en ce qui concerne la mise en cache des tuiles</w:t>
            </w:r>
          </w:p>
        </w:tc>
        <w:tc>
          <w:tcPr>
            <w:tcW w:w="1134" w:type="dxa"/>
            <w:vAlign w:val="center"/>
          </w:tcPr>
          <w:p w14:paraId="02C7E27F"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1D6ABAF7"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788B89F" w14:textId="43DF6BBA" w:rsidR="00E92CE0" w:rsidRDefault="037775C9" w:rsidP="00792336">
            <w:pPr>
              <w:jc w:val="center"/>
            </w:pPr>
            <w:r>
              <w:t>Semaine 10</w:t>
            </w:r>
          </w:p>
        </w:tc>
        <w:tc>
          <w:tcPr>
            <w:tcW w:w="2864" w:type="dxa"/>
          </w:tcPr>
          <w:p w14:paraId="231F6948"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Résolutions des bugs sur la carte</w:t>
            </w:r>
          </w:p>
        </w:tc>
        <w:tc>
          <w:tcPr>
            <w:tcW w:w="3685" w:type="dxa"/>
          </w:tcPr>
          <w:p w14:paraId="0716A782"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Rajout de commentaires dans les classes de la carte et mise au propre du code</w:t>
            </w:r>
          </w:p>
        </w:tc>
        <w:tc>
          <w:tcPr>
            <w:tcW w:w="1134" w:type="dxa"/>
            <w:vAlign w:val="center"/>
          </w:tcPr>
          <w:p w14:paraId="0B24CA1F"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3CF66AB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9355F2" w14:textId="43DF6BBA" w:rsidR="00E92CE0" w:rsidRDefault="037775C9" w:rsidP="00792336">
            <w:pPr>
              <w:jc w:val="center"/>
            </w:pPr>
            <w:r>
              <w:t>Semaine 11</w:t>
            </w:r>
          </w:p>
        </w:tc>
        <w:tc>
          <w:tcPr>
            <w:tcW w:w="2864" w:type="dxa"/>
          </w:tcPr>
          <w:p w14:paraId="0954F1F2" w14:textId="43DF6BBA" w:rsidR="00E92CE0" w:rsidRPr="00B4121C" w:rsidRDefault="037775C9" w:rsidP="6A9A8CE8">
            <w:pPr>
              <w:spacing w:after="160"/>
              <w:jc w:val="left"/>
              <w:cnfStyle w:val="000000000000" w:firstRow="0" w:lastRow="0" w:firstColumn="0" w:lastColumn="0" w:oddVBand="0" w:evenVBand="0" w:oddHBand="0" w:evenHBand="0" w:firstRowFirstColumn="0" w:firstRowLastColumn="0" w:lastRowFirstColumn="0" w:lastRowLastColumn="0"/>
            </w:pPr>
            <w:r>
              <w:t>Codages des dernières fonctionnalités de l'application</w:t>
            </w:r>
          </w:p>
        </w:tc>
        <w:tc>
          <w:tcPr>
            <w:tcW w:w="3685" w:type="dxa"/>
          </w:tcPr>
          <w:p w14:paraId="5C0752AF"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1AD279E7"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Implémentation des notifications sur la GUI</w:t>
            </w:r>
          </w:p>
        </w:tc>
        <w:tc>
          <w:tcPr>
            <w:tcW w:w="1134" w:type="dxa"/>
            <w:vAlign w:val="center"/>
          </w:tcPr>
          <w:p w14:paraId="179B541C"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2D7D5460"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68152A" w14:textId="43DF6BBA" w:rsidR="00E92CE0" w:rsidRDefault="037775C9" w:rsidP="00792336">
            <w:pPr>
              <w:jc w:val="center"/>
            </w:pPr>
            <w:r>
              <w:t>Semaine 12</w:t>
            </w:r>
          </w:p>
        </w:tc>
        <w:tc>
          <w:tcPr>
            <w:tcW w:w="2864" w:type="dxa"/>
          </w:tcPr>
          <w:p w14:paraId="52116A5C"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3800D8AE"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Et tests finaux sur l'application</w:t>
            </w:r>
          </w:p>
        </w:tc>
        <w:tc>
          <w:tcPr>
            <w:tcW w:w="3685" w:type="dxa"/>
          </w:tcPr>
          <w:p w14:paraId="0A82CD43"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13855EAF" w14:textId="38E648B2"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 la mise à jour des notifications des dans la Base de données</w:t>
            </w:r>
          </w:p>
        </w:tc>
        <w:tc>
          <w:tcPr>
            <w:tcW w:w="1134" w:type="dxa"/>
            <w:vAlign w:val="center"/>
          </w:tcPr>
          <w:p w14:paraId="7E8E2062"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7/5</w:t>
            </w:r>
          </w:p>
        </w:tc>
      </w:tr>
      <w:tr w:rsidR="00E92CE0" w14:paraId="4D5C100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C1ABB9F" w14:textId="43DF6BBA" w:rsidR="00E92CE0" w:rsidRDefault="037775C9" w:rsidP="00792336">
            <w:pPr>
              <w:jc w:val="center"/>
            </w:pPr>
            <w:r>
              <w:t>Semaine 13</w:t>
            </w:r>
          </w:p>
        </w:tc>
        <w:tc>
          <w:tcPr>
            <w:tcW w:w="2864" w:type="dxa"/>
          </w:tcPr>
          <w:p w14:paraId="689C86F2"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Finalisation rapport et relecture</w:t>
            </w:r>
          </w:p>
        </w:tc>
        <w:tc>
          <w:tcPr>
            <w:tcW w:w="3685" w:type="dxa"/>
          </w:tcPr>
          <w:p w14:paraId="2B349CF7"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57F1D6FE"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Tests finaux pour l'application</w:t>
            </w:r>
          </w:p>
        </w:tc>
        <w:tc>
          <w:tcPr>
            <w:tcW w:w="1134" w:type="dxa"/>
            <w:vAlign w:val="center"/>
          </w:tcPr>
          <w:p w14:paraId="73D1A962"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5/7</w:t>
            </w:r>
          </w:p>
        </w:tc>
      </w:tr>
    </w:tbl>
    <w:p w14:paraId="7DFCD420" w14:textId="0BDD8845" w:rsidR="0005192E" w:rsidRDefault="0005192E" w:rsidP="0005192E"/>
    <w:p w14:paraId="2E0D2713" w14:textId="77777777" w:rsidR="0005192E" w:rsidRDefault="0005192E">
      <w:pPr>
        <w:spacing w:line="259" w:lineRule="auto"/>
        <w:jc w:val="left"/>
      </w:pPr>
      <w:r>
        <w:br w:type="page"/>
      </w:r>
    </w:p>
    <w:p w14:paraId="6BB6D8C8" w14:textId="27BB6802" w:rsidR="00EE46FD" w:rsidRDefault="00EE46FD" w:rsidP="002001DF">
      <w:bookmarkStart w:id="553" w:name="_Toc483319175"/>
      <w:bookmarkStart w:id="554" w:name="_Toc483320211"/>
      <w:bookmarkStart w:id="555" w:name="_Toc483663318"/>
      <w:bookmarkStart w:id="556" w:name="_Toc483667026"/>
      <w:bookmarkStart w:id="557" w:name="_Toc483746234"/>
      <w:bookmarkStart w:id="558" w:name="_Toc483751340"/>
      <w:bookmarkStart w:id="559" w:name="_Toc483770527"/>
      <w:bookmarkStart w:id="560" w:name="_Toc483772584"/>
      <w:bookmarkStart w:id="561" w:name="_Toc483780538"/>
      <w:r>
        <w:lastRenderedPageBreak/>
        <w:t>Camilo Pineda</w:t>
      </w:r>
      <w:bookmarkEnd w:id="553"/>
      <w:bookmarkEnd w:id="554"/>
      <w:bookmarkEnd w:id="555"/>
      <w:bookmarkEnd w:id="556"/>
      <w:bookmarkEnd w:id="557"/>
      <w:bookmarkEnd w:id="558"/>
      <w:bookmarkEnd w:id="559"/>
      <w:bookmarkEnd w:id="560"/>
      <w:bookmarkEnd w:id="561"/>
    </w:p>
    <w:p w14:paraId="70D54903"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25B4E4B"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4C26E8B" w14:textId="43DF6BBA" w:rsidR="00E92CE0" w:rsidRDefault="037775C9" w:rsidP="00792336">
            <w:pPr>
              <w:jc w:val="center"/>
            </w:pPr>
            <w:r>
              <w:t>Semaine</w:t>
            </w:r>
          </w:p>
        </w:tc>
        <w:tc>
          <w:tcPr>
            <w:tcW w:w="7691" w:type="dxa"/>
            <w:gridSpan w:val="4"/>
          </w:tcPr>
          <w:p w14:paraId="6217B3D8" w14:textId="43DF6BBA"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4A6D85DA"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43D77182" w14:textId="77777777" w:rsidR="00E92CE0" w:rsidRDefault="00E92CE0" w:rsidP="00792336">
            <w:pPr>
              <w:jc w:val="center"/>
            </w:pPr>
          </w:p>
        </w:tc>
        <w:tc>
          <w:tcPr>
            <w:tcW w:w="2864" w:type="dxa"/>
            <w:vAlign w:val="center"/>
          </w:tcPr>
          <w:p w14:paraId="3B2A4F09" w14:textId="43DF6BBA"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126D8B2"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2A5408FF"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74E9DA6D" w14:textId="43DF6BBA"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B1145B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6B4D894" w14:textId="43DF6BBA" w:rsidR="00E92CE0" w:rsidRDefault="037775C9" w:rsidP="00792336">
            <w:pPr>
              <w:jc w:val="center"/>
            </w:pPr>
            <w:r>
              <w:t>Semaine 1</w:t>
            </w:r>
          </w:p>
        </w:tc>
        <w:tc>
          <w:tcPr>
            <w:tcW w:w="2864" w:type="dxa"/>
          </w:tcPr>
          <w:p w14:paraId="42E5A48B" w14:textId="43DF6BBA"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7EE64F38" w14:textId="43DF6BBA"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647A18AB"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4/3</w:t>
            </w:r>
          </w:p>
        </w:tc>
      </w:tr>
      <w:tr w:rsidR="00E92CE0" w14:paraId="41A0DD0C"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AD59E6" w14:textId="43DF6BBA" w:rsidR="00E92CE0" w:rsidRDefault="037775C9" w:rsidP="00792336">
            <w:pPr>
              <w:jc w:val="center"/>
            </w:pPr>
            <w:r>
              <w:t>Semaine 2</w:t>
            </w:r>
          </w:p>
        </w:tc>
        <w:tc>
          <w:tcPr>
            <w:tcW w:w="2864" w:type="dxa"/>
          </w:tcPr>
          <w:p w14:paraId="355E9829" w14:textId="43DF6BBA"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09001AF0" w14:textId="43DF6BBA"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Cf : tâche planifiée</w:t>
            </w:r>
          </w:p>
        </w:tc>
        <w:tc>
          <w:tcPr>
            <w:tcW w:w="1134" w:type="dxa"/>
            <w:vAlign w:val="center"/>
          </w:tcPr>
          <w:p w14:paraId="64162BF2"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5A21145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34CF20B" w14:textId="43DF6BBA" w:rsidR="00E92CE0" w:rsidRDefault="037775C9" w:rsidP="00792336">
            <w:pPr>
              <w:jc w:val="center"/>
            </w:pPr>
            <w:r>
              <w:t>Semaine 3</w:t>
            </w:r>
          </w:p>
        </w:tc>
        <w:tc>
          <w:tcPr>
            <w:tcW w:w="2864" w:type="dxa"/>
          </w:tcPr>
          <w:p w14:paraId="49EE8449" w14:textId="43DF6BBA"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5E55BAC3" w14:textId="43DF6BBA"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19EAA74E"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4/4</w:t>
            </w:r>
          </w:p>
        </w:tc>
      </w:tr>
      <w:tr w:rsidR="00E92CE0" w14:paraId="63CC826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16C9AA" w14:textId="2EEDE947" w:rsidR="00E92CE0" w:rsidRDefault="037775C9" w:rsidP="00792336">
            <w:pPr>
              <w:jc w:val="center"/>
            </w:pPr>
            <w:r>
              <w:t>Semaine 4</w:t>
            </w:r>
          </w:p>
        </w:tc>
        <w:tc>
          <w:tcPr>
            <w:tcW w:w="2864" w:type="dxa"/>
          </w:tcPr>
          <w:p w14:paraId="7F435A18"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PDF et génération de fichiers</w:t>
            </w:r>
          </w:p>
        </w:tc>
        <w:tc>
          <w:tcPr>
            <w:tcW w:w="3685" w:type="dxa"/>
          </w:tcPr>
          <w:p w14:paraId="55E434AB"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Conception base de données</w:t>
            </w:r>
          </w:p>
        </w:tc>
        <w:tc>
          <w:tcPr>
            <w:tcW w:w="1134" w:type="dxa"/>
            <w:vAlign w:val="center"/>
          </w:tcPr>
          <w:p w14:paraId="2EC557F8"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4/3</w:t>
            </w:r>
          </w:p>
        </w:tc>
      </w:tr>
      <w:tr w:rsidR="00E92CE0" w14:paraId="7BC3090F"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7B2D9C5" w14:textId="2EEDE947" w:rsidR="00E92CE0" w:rsidRDefault="037775C9" w:rsidP="00792336">
            <w:pPr>
              <w:jc w:val="center"/>
            </w:pPr>
            <w:r>
              <w:t>Semaine 5</w:t>
            </w:r>
          </w:p>
        </w:tc>
        <w:tc>
          <w:tcPr>
            <w:tcW w:w="2864" w:type="dxa"/>
          </w:tcPr>
          <w:p w14:paraId="6359312F"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PDF et Conception de la base de données</w:t>
            </w:r>
          </w:p>
        </w:tc>
        <w:tc>
          <w:tcPr>
            <w:tcW w:w="3685" w:type="dxa"/>
          </w:tcPr>
          <w:p w14:paraId="6FC0B103"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PDF première partie, titre, infos</w:t>
            </w:r>
          </w:p>
        </w:tc>
        <w:tc>
          <w:tcPr>
            <w:tcW w:w="1134" w:type="dxa"/>
            <w:vAlign w:val="center"/>
          </w:tcPr>
          <w:p w14:paraId="4E53B13B"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6/6</w:t>
            </w:r>
          </w:p>
        </w:tc>
      </w:tr>
      <w:tr w:rsidR="00E92CE0" w14:paraId="7D4F06B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43F827C" w14:textId="2EEDE947" w:rsidR="00E92CE0" w:rsidRDefault="037775C9" w:rsidP="00792336">
            <w:pPr>
              <w:jc w:val="center"/>
            </w:pPr>
            <w:r>
              <w:t>Semaine 6</w:t>
            </w:r>
          </w:p>
        </w:tc>
        <w:tc>
          <w:tcPr>
            <w:tcW w:w="2864" w:type="dxa"/>
          </w:tcPr>
          <w:p w14:paraId="137D703E"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GUI Réalisation de la base de données</w:t>
            </w:r>
          </w:p>
        </w:tc>
        <w:tc>
          <w:tcPr>
            <w:tcW w:w="3685" w:type="dxa"/>
          </w:tcPr>
          <w:p w14:paraId="4E47BFE8"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PDF début seconde partie, statistiques</w:t>
            </w:r>
          </w:p>
        </w:tc>
        <w:tc>
          <w:tcPr>
            <w:tcW w:w="1134" w:type="dxa"/>
            <w:vAlign w:val="center"/>
          </w:tcPr>
          <w:p w14:paraId="319A08C4"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7B72343A"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BC2820F" w14:textId="2EEDE947" w:rsidR="00E92CE0" w:rsidRDefault="037775C9" w:rsidP="00792336">
            <w:pPr>
              <w:jc w:val="center"/>
            </w:pPr>
            <w:r>
              <w:t>Semaine 7</w:t>
            </w:r>
          </w:p>
        </w:tc>
        <w:tc>
          <w:tcPr>
            <w:tcW w:w="2864" w:type="dxa"/>
          </w:tcPr>
          <w:p w14:paraId="50046DF6"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Rapport, PDF</w:t>
            </w:r>
          </w:p>
        </w:tc>
        <w:tc>
          <w:tcPr>
            <w:tcW w:w="3685" w:type="dxa"/>
          </w:tcPr>
          <w:p w14:paraId="54FB6184" w14:textId="3AF232E7" w:rsidR="00E92CE0" w:rsidRDefault="00E92CE0" w:rsidP="00D76B73">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4AD8D50D"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363F763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A9379" w14:textId="2EEDE947" w:rsidR="00E92CE0" w:rsidRDefault="037775C9" w:rsidP="00792336">
            <w:pPr>
              <w:jc w:val="center"/>
            </w:pPr>
            <w:r>
              <w:t>Semaine 8</w:t>
            </w:r>
          </w:p>
        </w:tc>
        <w:tc>
          <w:tcPr>
            <w:tcW w:w="2864" w:type="dxa"/>
          </w:tcPr>
          <w:p w14:paraId="33087348"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Documentation, GUI</w:t>
            </w:r>
          </w:p>
        </w:tc>
        <w:tc>
          <w:tcPr>
            <w:tcW w:w="3685" w:type="dxa"/>
          </w:tcPr>
          <w:p w14:paraId="663B6154"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Assistance GUI</w:t>
            </w:r>
          </w:p>
        </w:tc>
        <w:tc>
          <w:tcPr>
            <w:tcW w:w="1134" w:type="dxa"/>
            <w:vAlign w:val="center"/>
          </w:tcPr>
          <w:p w14:paraId="0F11BAFF"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671621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BA6206D" w14:textId="2EEDE947" w:rsidR="00E92CE0" w:rsidRDefault="037775C9" w:rsidP="00792336">
            <w:pPr>
              <w:jc w:val="center"/>
            </w:pPr>
            <w:r>
              <w:t>Semaine 9</w:t>
            </w:r>
          </w:p>
        </w:tc>
        <w:tc>
          <w:tcPr>
            <w:tcW w:w="2864" w:type="dxa"/>
          </w:tcPr>
          <w:p w14:paraId="6F36BB47"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PDF tests, GUI</w:t>
            </w:r>
          </w:p>
        </w:tc>
        <w:tc>
          <w:tcPr>
            <w:tcW w:w="3685" w:type="dxa"/>
          </w:tcPr>
          <w:p w14:paraId="21BB9026"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rapport</w:t>
            </w:r>
          </w:p>
        </w:tc>
        <w:tc>
          <w:tcPr>
            <w:tcW w:w="1134" w:type="dxa"/>
            <w:vAlign w:val="center"/>
          </w:tcPr>
          <w:p w14:paraId="3395D74D"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2DF3E246"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CDD4C5" w14:textId="2EEDE947" w:rsidR="00E92CE0" w:rsidRDefault="037775C9" w:rsidP="00792336">
            <w:pPr>
              <w:jc w:val="center"/>
            </w:pPr>
            <w:r>
              <w:t>Semaine 10</w:t>
            </w:r>
          </w:p>
        </w:tc>
        <w:tc>
          <w:tcPr>
            <w:tcW w:w="2864" w:type="dxa"/>
          </w:tcPr>
          <w:p w14:paraId="7168420F"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Mise en commun code, documentation</w:t>
            </w:r>
          </w:p>
        </w:tc>
        <w:tc>
          <w:tcPr>
            <w:tcW w:w="3685" w:type="dxa"/>
          </w:tcPr>
          <w:p w14:paraId="47BB3801"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 xml:space="preserve">Assistance GUI </w:t>
            </w:r>
          </w:p>
        </w:tc>
        <w:tc>
          <w:tcPr>
            <w:tcW w:w="1134" w:type="dxa"/>
            <w:vAlign w:val="center"/>
          </w:tcPr>
          <w:p w14:paraId="74605042"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F7A3C1F"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3C594C" w14:textId="2EEDE947" w:rsidR="00E92CE0" w:rsidRDefault="037775C9" w:rsidP="00792336">
            <w:pPr>
              <w:jc w:val="center"/>
            </w:pPr>
            <w:r>
              <w:t>Semaine 11</w:t>
            </w:r>
          </w:p>
        </w:tc>
        <w:tc>
          <w:tcPr>
            <w:tcW w:w="2864" w:type="dxa"/>
          </w:tcPr>
          <w:p w14:paraId="263A5F20"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Documentation rapport, mise en commun</w:t>
            </w:r>
          </w:p>
        </w:tc>
        <w:tc>
          <w:tcPr>
            <w:tcW w:w="3685" w:type="dxa"/>
          </w:tcPr>
          <w:p w14:paraId="2860100A"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Rédaction rapport et manuel utilisateur</w:t>
            </w:r>
          </w:p>
        </w:tc>
        <w:tc>
          <w:tcPr>
            <w:tcW w:w="1134" w:type="dxa"/>
            <w:vAlign w:val="center"/>
          </w:tcPr>
          <w:p w14:paraId="08542774"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5A6A20E4"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6146D5" w14:textId="2EEDE947" w:rsidR="00E92CE0" w:rsidRDefault="037775C9" w:rsidP="00792336">
            <w:pPr>
              <w:jc w:val="center"/>
            </w:pPr>
            <w:r>
              <w:t>Semaine 12</w:t>
            </w:r>
          </w:p>
        </w:tc>
        <w:tc>
          <w:tcPr>
            <w:tcW w:w="2864" w:type="dxa"/>
          </w:tcPr>
          <w:p w14:paraId="41E71D7D" w14:textId="2EEDE947" w:rsidR="00E92CE0" w:rsidRPr="00B4121C" w:rsidRDefault="29906FA7" w:rsidP="00D76B73">
            <w:pPr>
              <w:jc w:val="left"/>
              <w:cnfStyle w:val="000000100000" w:firstRow="0" w:lastRow="0" w:firstColumn="0" w:lastColumn="0" w:oddVBand="0" w:evenVBand="0" w:oddHBand="1" w:evenHBand="0" w:firstRowFirstColumn="0" w:firstRowLastColumn="0" w:lastRowFirstColumn="0" w:lastRowLastColumn="0"/>
            </w:pPr>
            <w:r>
              <w:t>Tests, debug</w:t>
            </w:r>
          </w:p>
        </w:tc>
        <w:tc>
          <w:tcPr>
            <w:tcW w:w="3685" w:type="dxa"/>
          </w:tcPr>
          <w:p w14:paraId="5A632285"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 xml:space="preserve">Cf : tâche planifiée + documentation : manuel utilisateur </w:t>
            </w:r>
          </w:p>
        </w:tc>
        <w:tc>
          <w:tcPr>
            <w:tcW w:w="1134" w:type="dxa"/>
            <w:vAlign w:val="center"/>
          </w:tcPr>
          <w:p w14:paraId="2830278D"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0E4E945"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47CAE69" w14:textId="2EEDE947" w:rsidR="00E92CE0" w:rsidRDefault="037775C9" w:rsidP="00792336">
            <w:pPr>
              <w:jc w:val="center"/>
            </w:pPr>
            <w:r>
              <w:t>Semaine 13</w:t>
            </w:r>
          </w:p>
        </w:tc>
        <w:tc>
          <w:tcPr>
            <w:tcW w:w="2864" w:type="dxa"/>
          </w:tcPr>
          <w:p w14:paraId="2E3BB4FB"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Rapport et documentation, tests</w:t>
            </w:r>
          </w:p>
        </w:tc>
        <w:tc>
          <w:tcPr>
            <w:tcW w:w="3685" w:type="dxa"/>
          </w:tcPr>
          <w:p w14:paraId="439ADBEC"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26F3C54D"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w:t>
            </w:r>
          </w:p>
        </w:tc>
      </w:tr>
    </w:tbl>
    <w:p w14:paraId="5B91CB20" w14:textId="4C4F94BE" w:rsidR="0005192E" w:rsidRDefault="0005192E" w:rsidP="0005192E"/>
    <w:p w14:paraId="0141A788" w14:textId="77777777" w:rsidR="0005192E" w:rsidRDefault="0005192E">
      <w:pPr>
        <w:spacing w:line="259" w:lineRule="auto"/>
        <w:jc w:val="left"/>
      </w:pPr>
      <w:r>
        <w:br w:type="page"/>
      </w:r>
    </w:p>
    <w:p w14:paraId="4AE8799A" w14:textId="31F1CE0F" w:rsidR="0048534C" w:rsidRDefault="00EE46FD" w:rsidP="002001DF">
      <w:bookmarkStart w:id="562" w:name="_Toc483319176"/>
      <w:bookmarkStart w:id="563" w:name="_Toc483320212"/>
      <w:bookmarkStart w:id="564" w:name="_Toc483663319"/>
      <w:bookmarkStart w:id="565" w:name="_Toc483667027"/>
      <w:bookmarkStart w:id="566" w:name="_Toc483746235"/>
      <w:bookmarkStart w:id="567" w:name="_Toc483751341"/>
      <w:bookmarkStart w:id="568" w:name="_Toc483770528"/>
      <w:bookmarkStart w:id="569" w:name="_Toc483772585"/>
      <w:bookmarkStart w:id="570" w:name="_Toc483780539"/>
      <w:r>
        <w:lastRenderedPageBreak/>
        <w:t>Jérémie Zanone</w:t>
      </w:r>
      <w:bookmarkEnd w:id="562"/>
      <w:bookmarkEnd w:id="563"/>
      <w:bookmarkEnd w:id="564"/>
      <w:bookmarkEnd w:id="565"/>
      <w:bookmarkEnd w:id="566"/>
      <w:bookmarkEnd w:id="567"/>
      <w:bookmarkEnd w:id="568"/>
      <w:bookmarkEnd w:id="569"/>
      <w:bookmarkEnd w:id="570"/>
    </w:p>
    <w:p w14:paraId="3F80E1D7"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D6CFCA6"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794391" w14:textId="2EEDE947" w:rsidR="00E92CE0" w:rsidRDefault="037775C9" w:rsidP="00792336">
            <w:pPr>
              <w:jc w:val="center"/>
            </w:pPr>
            <w:r>
              <w:t>Semaine</w:t>
            </w:r>
          </w:p>
        </w:tc>
        <w:tc>
          <w:tcPr>
            <w:tcW w:w="7691" w:type="dxa"/>
            <w:gridSpan w:val="4"/>
          </w:tcPr>
          <w:p w14:paraId="7F21C419" w14:textId="2EEDE947"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6B30EDAE"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9255906" w14:textId="77777777" w:rsidR="00E92CE0" w:rsidRDefault="00E92CE0" w:rsidP="00792336">
            <w:pPr>
              <w:jc w:val="center"/>
            </w:pPr>
          </w:p>
        </w:tc>
        <w:tc>
          <w:tcPr>
            <w:tcW w:w="2864" w:type="dxa"/>
            <w:vAlign w:val="center"/>
          </w:tcPr>
          <w:p w14:paraId="58D52A86" w14:textId="2EEDE947"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4CD2D60"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4E52756B"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C6F76E4" w14:textId="2EEDE947"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1521CC4"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1B18C8" w14:textId="2EEDE947" w:rsidR="00E92CE0" w:rsidRDefault="037775C9" w:rsidP="00792336">
            <w:pPr>
              <w:jc w:val="center"/>
            </w:pPr>
            <w:r>
              <w:t>Semaine 1</w:t>
            </w:r>
          </w:p>
        </w:tc>
        <w:tc>
          <w:tcPr>
            <w:tcW w:w="2864" w:type="dxa"/>
          </w:tcPr>
          <w:p w14:paraId="5D929223" w14:textId="2EEDE947"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5AFD2E9E" w14:textId="2EEDE947" w:rsidR="00E92CE0" w:rsidRDefault="037775C9"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3DF23E70"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2.5/3</w:t>
            </w:r>
          </w:p>
        </w:tc>
      </w:tr>
      <w:tr w:rsidR="00E92CE0" w14:paraId="283995A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264906" w14:textId="2EEDE947" w:rsidR="00E92CE0" w:rsidRDefault="037775C9" w:rsidP="00792336">
            <w:pPr>
              <w:jc w:val="center"/>
            </w:pPr>
            <w:r>
              <w:t>Semaine 2</w:t>
            </w:r>
          </w:p>
        </w:tc>
        <w:tc>
          <w:tcPr>
            <w:tcW w:w="2864" w:type="dxa"/>
          </w:tcPr>
          <w:p w14:paraId="55CC1909" w14:textId="2EEDE947"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11E94E68" w14:textId="2EEDE947" w:rsidR="00E92CE0" w:rsidRDefault="037775C9" w:rsidP="1AF9A387">
            <w:pPr>
              <w:jc w:val="left"/>
              <w:cnfStyle w:val="000000100000" w:firstRow="0" w:lastRow="0" w:firstColumn="0" w:lastColumn="0" w:oddVBand="0" w:evenVBand="0" w:oddHBand="1" w:evenHBand="0" w:firstRowFirstColumn="0" w:firstRowLastColumn="0" w:lastRowFirstColumn="0" w:lastRowLastColumn="0"/>
            </w:pPr>
            <w:r>
              <w:t>Cf: tâche planifiée</w:t>
            </w:r>
          </w:p>
        </w:tc>
        <w:tc>
          <w:tcPr>
            <w:tcW w:w="1134" w:type="dxa"/>
            <w:vAlign w:val="center"/>
          </w:tcPr>
          <w:p w14:paraId="3E71A0FB"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7A7E38F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42FD52E" w14:textId="2EEDE947" w:rsidR="00E92CE0" w:rsidRDefault="037775C9" w:rsidP="00792336">
            <w:pPr>
              <w:jc w:val="center"/>
            </w:pPr>
            <w:r>
              <w:t>Semaine 3</w:t>
            </w:r>
          </w:p>
        </w:tc>
        <w:tc>
          <w:tcPr>
            <w:tcW w:w="2864" w:type="dxa"/>
          </w:tcPr>
          <w:p w14:paraId="7A121C8D" w14:textId="2EEDE947"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23DE3B12" w14:textId="2EEDE947" w:rsidR="00E92CE0" w:rsidRDefault="037775C9"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1F8CE01B"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5.5/5.5</w:t>
            </w:r>
          </w:p>
        </w:tc>
      </w:tr>
      <w:tr w:rsidR="00E92CE0" w14:paraId="34067CB3"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CF8D5" w14:textId="2EEDE947" w:rsidR="00E92CE0" w:rsidRDefault="037775C9" w:rsidP="00792336">
            <w:pPr>
              <w:jc w:val="center"/>
            </w:pPr>
            <w:r>
              <w:t>Semaine 4</w:t>
            </w:r>
          </w:p>
        </w:tc>
        <w:tc>
          <w:tcPr>
            <w:tcW w:w="2864" w:type="dxa"/>
          </w:tcPr>
          <w:p w14:paraId="24C2E2C4" w14:textId="2EEDE947"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Conception de la carte et implémentation de point pour la carte</w:t>
            </w:r>
          </w:p>
        </w:tc>
        <w:tc>
          <w:tcPr>
            <w:tcW w:w="3685" w:type="dxa"/>
          </w:tcPr>
          <w:p w14:paraId="63823572" w14:textId="2EEDE947" w:rsidR="00E92CE0" w:rsidRDefault="037775C9" w:rsidP="00DE4136">
            <w:pPr>
              <w:jc w:val="left"/>
              <w:cnfStyle w:val="000000100000" w:firstRow="0" w:lastRow="0" w:firstColumn="0" w:lastColumn="0" w:oddVBand="0" w:evenVBand="0" w:oddHBand="1" w:evenHBand="0" w:firstRowFirstColumn="0" w:firstRowLastColumn="0" w:lastRowFirstColumn="0" w:lastRowLastColumn="0"/>
            </w:pPr>
            <w:r>
              <w:t>Conception de la carte et implémentation de points de coordonnées pour les évènements sur la carte ainsi qu'implémentation des évènements</w:t>
            </w:r>
          </w:p>
        </w:tc>
        <w:tc>
          <w:tcPr>
            <w:tcW w:w="1134" w:type="dxa"/>
            <w:vAlign w:val="center"/>
          </w:tcPr>
          <w:p w14:paraId="154931C1"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6.5/7</w:t>
            </w:r>
          </w:p>
        </w:tc>
      </w:tr>
      <w:tr w:rsidR="00E92CE0" w14:paraId="3291A8B0"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7EAB2B8" w14:textId="2EEDE947" w:rsidR="00E92CE0" w:rsidRDefault="037775C9" w:rsidP="00792336">
            <w:pPr>
              <w:jc w:val="center"/>
            </w:pPr>
            <w:r>
              <w:t>Semaine 5</w:t>
            </w:r>
          </w:p>
        </w:tc>
        <w:tc>
          <w:tcPr>
            <w:tcW w:w="2864" w:type="dxa"/>
          </w:tcPr>
          <w:p w14:paraId="01D738EE" w14:textId="2EEDE947"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Création des tuiles pour la carte</w:t>
            </w:r>
          </w:p>
        </w:tc>
        <w:tc>
          <w:tcPr>
            <w:tcW w:w="3685" w:type="dxa"/>
          </w:tcPr>
          <w:p w14:paraId="38AFAE25" w14:textId="2EEDE947" w:rsidR="00E92CE0" w:rsidRDefault="037775C9" w:rsidP="00DE4136">
            <w:pPr>
              <w:jc w:val="left"/>
              <w:cnfStyle w:val="000000000000" w:firstRow="0" w:lastRow="0" w:firstColumn="0" w:lastColumn="0" w:oddVBand="0" w:evenVBand="0" w:oddHBand="0" w:evenHBand="0" w:firstRowFirstColumn="0" w:firstRowLastColumn="0" w:lastRowFirstColumn="0" w:lastRowLastColumn="0"/>
            </w:pPr>
            <w:r>
              <w:t>Création des fournisseurs de tuiles et de l'interface graphique pour les tuiles de la carte</w:t>
            </w:r>
          </w:p>
        </w:tc>
        <w:tc>
          <w:tcPr>
            <w:tcW w:w="1134" w:type="dxa"/>
            <w:vAlign w:val="center"/>
          </w:tcPr>
          <w:p w14:paraId="46B89750"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5.5/6</w:t>
            </w:r>
          </w:p>
        </w:tc>
      </w:tr>
      <w:tr w:rsidR="00E92CE0" w14:paraId="75C3265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9012C80" w14:textId="2EEDE947" w:rsidR="00E92CE0" w:rsidRDefault="037775C9" w:rsidP="00792336">
            <w:pPr>
              <w:jc w:val="center"/>
            </w:pPr>
            <w:r>
              <w:t>Semaine 6</w:t>
            </w:r>
          </w:p>
        </w:tc>
        <w:tc>
          <w:tcPr>
            <w:tcW w:w="2864" w:type="dxa"/>
          </w:tcPr>
          <w:p w14:paraId="5D14E5B1" w14:textId="2EEDE947"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Création de l'interface graphique contenant les tuiles</w:t>
            </w:r>
          </w:p>
        </w:tc>
        <w:tc>
          <w:tcPr>
            <w:tcW w:w="3685" w:type="dxa"/>
          </w:tcPr>
          <w:p w14:paraId="05BCA42D" w14:textId="5CDB3BFF" w:rsidR="00E92CE0" w:rsidRDefault="29906FA7" w:rsidP="00DE4136">
            <w:pPr>
              <w:jc w:val="left"/>
              <w:cnfStyle w:val="000000100000" w:firstRow="0" w:lastRow="0" w:firstColumn="0" w:lastColumn="0" w:oddVBand="0" w:evenVBand="0" w:oddHBand="1" w:evenHBand="0" w:firstRowFirstColumn="0" w:firstRowLastColumn="0" w:lastRowFirstColumn="0" w:lastRowLastColumn="0"/>
            </w:pPr>
            <w:r>
              <w:t>Continuer l'interface graphique du carteTuilesComponent + tests d’affichages et résolutions de beug</w:t>
            </w:r>
          </w:p>
        </w:tc>
        <w:tc>
          <w:tcPr>
            <w:tcW w:w="1134" w:type="dxa"/>
            <w:vAlign w:val="center"/>
          </w:tcPr>
          <w:p w14:paraId="30F302E7"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5958643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3C4CE" w14:textId="5CDB3BFF" w:rsidR="00E92CE0" w:rsidRDefault="037775C9" w:rsidP="00792336">
            <w:pPr>
              <w:jc w:val="center"/>
            </w:pPr>
            <w:r>
              <w:t>Semaine 7</w:t>
            </w:r>
          </w:p>
        </w:tc>
        <w:tc>
          <w:tcPr>
            <w:tcW w:w="2864" w:type="dxa"/>
          </w:tcPr>
          <w:p w14:paraId="57C1F8F6"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Ajouter un pin de couleur sur la carte pour chaque évènement</w:t>
            </w:r>
          </w:p>
        </w:tc>
        <w:tc>
          <w:tcPr>
            <w:tcW w:w="3685" w:type="dxa"/>
          </w:tcPr>
          <w:p w14:paraId="4778E54F" w14:textId="5CDB3BFF" w:rsidR="00E92CE0" w:rsidRDefault="037775C9" w:rsidP="00DE4136">
            <w:pPr>
              <w:jc w:val="left"/>
              <w:cnfStyle w:val="000000000000" w:firstRow="0" w:lastRow="0" w:firstColumn="0" w:lastColumn="0" w:oddVBand="0" w:evenVBand="0" w:oddHBand="0" w:evenHBand="0" w:firstRowFirstColumn="0" w:firstRowLastColumn="0" w:lastRowFirstColumn="0" w:lastRowLastColumn="0"/>
            </w:pPr>
            <w:r>
              <w:t>Ajout des informations et pin selon une liste d'évènements sur la carte + ajouter la carte à la fenêtre principale</w:t>
            </w:r>
          </w:p>
        </w:tc>
        <w:tc>
          <w:tcPr>
            <w:tcW w:w="1134" w:type="dxa"/>
            <w:vAlign w:val="center"/>
          </w:tcPr>
          <w:p w14:paraId="0401EFC7"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5.5/8</w:t>
            </w:r>
          </w:p>
        </w:tc>
      </w:tr>
      <w:tr w:rsidR="00E92CE0" w14:paraId="155ACC1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0A1B74" w14:textId="5CDB3BFF" w:rsidR="00E92CE0" w:rsidRDefault="037775C9" w:rsidP="00792336">
            <w:pPr>
              <w:jc w:val="center"/>
            </w:pPr>
            <w:r>
              <w:t>Semaine 8</w:t>
            </w:r>
          </w:p>
        </w:tc>
        <w:tc>
          <w:tcPr>
            <w:tcW w:w="2864" w:type="dxa"/>
          </w:tcPr>
          <w:p w14:paraId="31CBF9D2" w14:textId="5CDB3BFF"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Avancer le code pour la présentation intermédiaire</w:t>
            </w:r>
          </w:p>
        </w:tc>
        <w:tc>
          <w:tcPr>
            <w:tcW w:w="3685" w:type="dxa"/>
          </w:tcPr>
          <w:p w14:paraId="793BCE78" w14:textId="5CDB3BFF" w:rsidR="00E92CE0" w:rsidRDefault="037775C9" w:rsidP="00DE4136">
            <w:pPr>
              <w:jc w:val="left"/>
              <w:cnfStyle w:val="000000100000" w:firstRow="0" w:lastRow="0" w:firstColumn="0" w:lastColumn="0" w:oddVBand="0" w:evenVBand="0" w:oddHBand="1" w:evenHBand="0" w:firstRowFirstColumn="0" w:firstRowLastColumn="0" w:lastRowFirstColumn="0" w:lastRowLastColumn="0"/>
            </w:pPr>
            <w:r>
              <w:t>Ajout de l'interaction de la carte avec la souris</w:t>
            </w:r>
          </w:p>
        </w:tc>
        <w:tc>
          <w:tcPr>
            <w:tcW w:w="1134" w:type="dxa"/>
            <w:vAlign w:val="center"/>
          </w:tcPr>
          <w:p w14:paraId="066CC1FD"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5.5/6</w:t>
            </w:r>
          </w:p>
        </w:tc>
      </w:tr>
      <w:tr w:rsidR="00E92CE0" w14:paraId="53CAE4A7"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39B1D" w14:textId="5CDB3BFF" w:rsidR="00E92CE0" w:rsidRDefault="037775C9" w:rsidP="00792336">
            <w:pPr>
              <w:jc w:val="center"/>
            </w:pPr>
            <w:r>
              <w:t>Semaine 9</w:t>
            </w:r>
          </w:p>
        </w:tc>
        <w:tc>
          <w:tcPr>
            <w:tcW w:w="2864" w:type="dxa"/>
          </w:tcPr>
          <w:p w14:paraId="3D7299CD"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Ajout de l'interaction sur la carte</w:t>
            </w:r>
          </w:p>
        </w:tc>
        <w:tc>
          <w:tcPr>
            <w:tcW w:w="3685" w:type="dxa"/>
          </w:tcPr>
          <w:p w14:paraId="70832762" w14:textId="5CDB3BFF" w:rsidR="00E92CE0" w:rsidRDefault="29906FA7" w:rsidP="00DE4136">
            <w:pPr>
              <w:jc w:val="left"/>
              <w:cnfStyle w:val="000000000000" w:firstRow="0" w:lastRow="0" w:firstColumn="0" w:lastColumn="0" w:oddVBand="0" w:evenVBand="0" w:oddHBand="0" w:evenHBand="0" w:firstRowFirstColumn="0" w:firstRowLastColumn="0" w:lastRowFirstColumn="0" w:lastRowLastColumn="0"/>
            </w:pPr>
            <w:r>
              <w:t>Poursuite de l'interaction carte et ajout d'une classe pour garder les tuiles utilisées dans un cache (ArrayList)</w:t>
            </w:r>
          </w:p>
        </w:tc>
        <w:tc>
          <w:tcPr>
            <w:tcW w:w="1134" w:type="dxa"/>
            <w:vAlign w:val="center"/>
          </w:tcPr>
          <w:p w14:paraId="728AD99A"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6/9</w:t>
            </w:r>
          </w:p>
        </w:tc>
      </w:tr>
      <w:tr w:rsidR="00E92CE0" w14:paraId="1FEADE2B"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9B2B050" w14:textId="5CDB3BFF" w:rsidR="00E92CE0" w:rsidRDefault="037775C9" w:rsidP="00792336">
            <w:pPr>
              <w:jc w:val="center"/>
            </w:pPr>
            <w:r>
              <w:t>Semaine 10</w:t>
            </w:r>
          </w:p>
        </w:tc>
        <w:tc>
          <w:tcPr>
            <w:tcW w:w="2864" w:type="dxa"/>
          </w:tcPr>
          <w:p w14:paraId="4722B824" w14:textId="5CDB3BFF"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Apprendre comment récupérer les informations depuis la base de données</w:t>
            </w:r>
          </w:p>
        </w:tc>
        <w:tc>
          <w:tcPr>
            <w:tcW w:w="3685" w:type="dxa"/>
          </w:tcPr>
          <w:p w14:paraId="19FF1712" w14:textId="5CDB3BFF" w:rsidR="00E92CE0" w:rsidRDefault="29906FA7" w:rsidP="00DE4136">
            <w:pPr>
              <w:jc w:val="left"/>
              <w:cnfStyle w:val="000000100000" w:firstRow="0" w:lastRow="0" w:firstColumn="0" w:lastColumn="0" w:oddVBand="0" w:evenVBand="0" w:oddHBand="1" w:evenHBand="0" w:firstRowFirstColumn="0" w:firstRowLastColumn="0" w:lastRowFirstColumn="0" w:lastRowLastColumn="0"/>
            </w:pPr>
            <w:r>
              <w:t>Ajouter les points des évènements sur la carte selon les checkboxes et la date sélectionnées</w:t>
            </w:r>
          </w:p>
        </w:tc>
        <w:tc>
          <w:tcPr>
            <w:tcW w:w="1134" w:type="dxa"/>
            <w:vAlign w:val="center"/>
          </w:tcPr>
          <w:p w14:paraId="6A24C6C8"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5/7</w:t>
            </w:r>
          </w:p>
        </w:tc>
      </w:tr>
      <w:tr w:rsidR="00E92CE0" w14:paraId="628EED87"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059E699" w14:textId="5CDB3BFF" w:rsidR="00E92CE0" w:rsidRDefault="037775C9" w:rsidP="00792336">
            <w:pPr>
              <w:jc w:val="center"/>
            </w:pPr>
            <w:r>
              <w:t>Semaine 11</w:t>
            </w:r>
          </w:p>
        </w:tc>
        <w:tc>
          <w:tcPr>
            <w:tcW w:w="2864" w:type="dxa"/>
          </w:tcPr>
          <w:p w14:paraId="63F0404A"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Linker la base de données avec la carte</w:t>
            </w:r>
          </w:p>
        </w:tc>
        <w:tc>
          <w:tcPr>
            <w:tcW w:w="3685" w:type="dxa"/>
          </w:tcPr>
          <w:p w14:paraId="12DF4661" w14:textId="5CDB3BFF" w:rsidR="00E92CE0" w:rsidRDefault="29906FA7" w:rsidP="00DE4136">
            <w:pPr>
              <w:jc w:val="left"/>
              <w:cnfStyle w:val="000000000000" w:firstRow="0" w:lastRow="0" w:firstColumn="0" w:lastColumn="0" w:oddVBand="0" w:evenVBand="0" w:oddHBand="0" w:evenHBand="0" w:firstRowFirstColumn="0" w:firstRowLastColumn="0" w:lastRowFirstColumn="0" w:lastRowLastColumn="0"/>
            </w:pPr>
            <w:r>
              <w:t>Ajouter les descriptions des évènements selon les checkboxes et la date sélectionnées</w:t>
            </w:r>
          </w:p>
        </w:tc>
        <w:tc>
          <w:tcPr>
            <w:tcW w:w="1134" w:type="dxa"/>
            <w:vAlign w:val="center"/>
          </w:tcPr>
          <w:p w14:paraId="1A9BB582"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7/6</w:t>
            </w:r>
          </w:p>
        </w:tc>
      </w:tr>
      <w:tr w:rsidR="00E92CE0" w14:paraId="007A7A5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3B41D1" w14:textId="5CDB3BFF" w:rsidR="00E92CE0" w:rsidRDefault="037775C9" w:rsidP="00792336">
            <w:pPr>
              <w:jc w:val="center"/>
            </w:pPr>
            <w:r>
              <w:t>Semaine 12</w:t>
            </w:r>
          </w:p>
        </w:tc>
        <w:tc>
          <w:tcPr>
            <w:tcW w:w="2864" w:type="dxa"/>
          </w:tcPr>
          <w:p w14:paraId="1C58A660" w14:textId="5CDB3BFF"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0FF3743D" w14:textId="5CDB3BFF" w:rsidR="00E92CE0" w:rsidRDefault="037775C9" w:rsidP="1AF9A387">
            <w:pPr>
              <w:cnfStyle w:val="000000100000" w:firstRow="0" w:lastRow="0" w:firstColumn="0" w:lastColumn="0" w:oddVBand="0" w:evenVBand="0" w:oddHBand="1" w:evenHBand="0" w:firstRowFirstColumn="0" w:firstRowLastColumn="0" w:lastRowFirstColumn="0" w:lastRowLastColumn="0"/>
            </w:pPr>
            <w:r>
              <w:t>Cf: tâche planifiée + amélioration du code</w:t>
            </w:r>
          </w:p>
        </w:tc>
        <w:tc>
          <w:tcPr>
            <w:tcW w:w="1134" w:type="dxa"/>
            <w:vAlign w:val="center"/>
          </w:tcPr>
          <w:p w14:paraId="09BF06F4"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8/8</w:t>
            </w:r>
          </w:p>
        </w:tc>
      </w:tr>
      <w:tr w:rsidR="00E92CE0" w14:paraId="497C7F8A"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5B4EC57" w14:textId="5CDB3BFF" w:rsidR="00E92CE0" w:rsidRDefault="037775C9" w:rsidP="00792336">
            <w:pPr>
              <w:jc w:val="center"/>
            </w:pPr>
            <w:r>
              <w:t>Semaine 13</w:t>
            </w:r>
          </w:p>
        </w:tc>
        <w:tc>
          <w:tcPr>
            <w:tcW w:w="2864" w:type="dxa"/>
          </w:tcPr>
          <w:p w14:paraId="38DBCC67"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633D681A" w14:textId="5CDB3BFF" w:rsidR="00E92CE0" w:rsidRDefault="037775C9" w:rsidP="1AF9A387">
            <w:pPr>
              <w:jc w:val="left"/>
              <w:cnfStyle w:val="000000000000" w:firstRow="0" w:lastRow="0" w:firstColumn="0" w:lastColumn="0" w:oddVBand="0" w:evenVBand="0" w:oddHBand="0" w:evenHBand="0" w:firstRowFirstColumn="0" w:firstRowLastColumn="0" w:lastRowFirstColumn="0" w:lastRowLastColumn="0"/>
            </w:pPr>
            <w:r>
              <w:t>Cf: tâche planifiée + commenter le code</w:t>
            </w:r>
          </w:p>
        </w:tc>
        <w:tc>
          <w:tcPr>
            <w:tcW w:w="1134" w:type="dxa"/>
            <w:vAlign w:val="center"/>
          </w:tcPr>
          <w:p w14:paraId="45CFA1BC"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8/9</w:t>
            </w:r>
          </w:p>
        </w:tc>
      </w:tr>
    </w:tbl>
    <w:p w14:paraId="1FB27D86" w14:textId="243FFB1D" w:rsidR="0005192E" w:rsidRDefault="0005192E" w:rsidP="0005192E"/>
    <w:p w14:paraId="16791A67" w14:textId="77777777" w:rsidR="0005192E" w:rsidRDefault="0005192E">
      <w:pPr>
        <w:spacing w:line="259" w:lineRule="auto"/>
        <w:jc w:val="left"/>
      </w:pPr>
      <w:r>
        <w:br w:type="page"/>
      </w:r>
    </w:p>
    <w:p w14:paraId="416DD706" w14:textId="25F2AEDF" w:rsidR="004F5B91" w:rsidRPr="004F5B91" w:rsidRDefault="00680DB5" w:rsidP="004F5B91">
      <w:pPr>
        <w:pStyle w:val="Titre2"/>
      </w:pPr>
      <w:bookmarkStart w:id="571" w:name="_Toc483319177"/>
      <w:bookmarkStart w:id="572" w:name="_Toc483320213"/>
      <w:bookmarkStart w:id="573" w:name="_Toc483663320"/>
      <w:bookmarkStart w:id="574" w:name="_Toc483667028"/>
      <w:bookmarkStart w:id="575" w:name="_Toc483746236"/>
      <w:bookmarkStart w:id="576" w:name="_Toc483751342"/>
      <w:bookmarkStart w:id="577" w:name="_Toc483770529"/>
      <w:bookmarkStart w:id="578" w:name="_Toc483772586"/>
      <w:bookmarkStart w:id="579" w:name="_Toc483780540"/>
      <w:bookmarkStart w:id="580" w:name="_Toc483824136"/>
      <w:r>
        <w:lastRenderedPageBreak/>
        <w:t>Planification</w:t>
      </w:r>
      <w:bookmarkEnd w:id="571"/>
      <w:bookmarkEnd w:id="572"/>
      <w:r w:rsidR="00C179DB">
        <w:t xml:space="preserve"> initiale et son évolution</w:t>
      </w:r>
      <w:bookmarkEnd w:id="573"/>
      <w:bookmarkEnd w:id="574"/>
      <w:bookmarkEnd w:id="575"/>
      <w:bookmarkEnd w:id="576"/>
      <w:bookmarkEnd w:id="577"/>
      <w:bookmarkEnd w:id="578"/>
      <w:bookmarkEnd w:id="579"/>
      <w:bookmarkEnd w:id="580"/>
    </w:p>
    <w:p w14:paraId="28017348" w14:textId="5CDB3BFF" w:rsidR="000E2B59" w:rsidRDefault="037775C9" w:rsidP="000E2B59">
      <w:r>
        <w:t>Comparaison entre ce qui a été prévu et ce qui a été fait.</w:t>
      </w:r>
    </w:p>
    <w:p w14:paraId="28EA55FF" w14:textId="289130CD" w:rsidR="00680DB5" w:rsidRDefault="037775C9" w:rsidP="000E2B59">
      <w:r>
        <w:t xml:space="preserve">Lors de l'élaboration de notre planning initial, nous n'avions pas décidé de toutes les technologies que nous allions utiliser, par exemple Hibernate pour la base de données. Ceci nous a retardés dans notre planning initial. Certains choix ont provoqué des petites replanifications au cours des semaines comme par l'exemple l'intégration de la carte qui n'était pas complètement fonctionnelle en semaine 9. Il y a aussi eu le facteur de la sous-estimation de la charge de travail que certaines fonctionnalités ont requise, notamment nous voulions mettre des icônes de différents types et nous nous en sommes rendus compte qu'après un certain qu'il fallait opter pour des points de couleur simples. </w:t>
      </w:r>
    </w:p>
    <w:p w14:paraId="4FDED24D" w14:textId="311ACA74" w:rsidR="000E2B59" w:rsidRDefault="037775C9" w:rsidP="000E2B59">
      <w:r>
        <w:t xml:space="preserve">Dans le cas de notre application, la base de données joue un rôle très important, toutes les fonctionnalités sont en interactions avec celle-ci. Durant notre projet, il y a plusieurs ajustements des méthodes et du comportement de la base de données qui ont parfois mené à des petits recalibrages de certaines fonctionnalités. </w:t>
      </w:r>
    </w:p>
    <w:p w14:paraId="55AA7061" w14:textId="17E98534" w:rsidR="4F0FA13A" w:rsidRDefault="037775C9" w:rsidP="000E2B59">
      <w:r>
        <w:t>L'interface graphique a quant à elle bien suivi le planning initialement prévu, les derniers soucis ont été réglés comme prévu vers la fin du projet. Ceux-ci concernaient principalement de l'optimisation de code ainsi que dans la vérification de la bonne exécution des différentes tâches de l'application. Un effort supplémentaire a été fait pour préserver l'intégrité des données affichées à l'écran par rapport aux changements effectués sur la base de données.</w:t>
      </w:r>
    </w:p>
    <w:p w14:paraId="6284D9E3" w14:textId="53FF8B58" w:rsidR="008D2FC1" w:rsidRDefault="008D2FC1">
      <w:pPr>
        <w:spacing w:line="259" w:lineRule="auto"/>
        <w:jc w:val="left"/>
      </w:pPr>
    </w:p>
    <w:p w14:paraId="40F1E543" w14:textId="049B9432" w:rsidR="00BE30C8" w:rsidRDefault="00FF6ACD" w:rsidP="00BE30C8">
      <w:pPr>
        <w:pStyle w:val="Titre2"/>
      </w:pPr>
      <w:bookmarkStart w:id="581" w:name="_Toc483319180"/>
      <w:bookmarkStart w:id="582" w:name="_Toc483320214"/>
      <w:bookmarkStart w:id="583" w:name="_Toc483663321"/>
      <w:bookmarkStart w:id="584" w:name="_Toc483667029"/>
      <w:bookmarkStart w:id="585" w:name="_Toc483746237"/>
      <w:bookmarkStart w:id="586" w:name="_Toc483751343"/>
      <w:bookmarkStart w:id="587" w:name="_Toc483770530"/>
      <w:bookmarkStart w:id="588" w:name="_Toc483772587"/>
      <w:bookmarkStart w:id="589" w:name="_Toc483780541"/>
      <w:bookmarkStart w:id="590" w:name="_Toc483824137"/>
      <w:r>
        <w:t>Rapport de t</w:t>
      </w:r>
      <w:r w:rsidR="00BE30C8">
        <w:t>ests</w:t>
      </w:r>
      <w:bookmarkEnd w:id="581"/>
      <w:bookmarkEnd w:id="582"/>
      <w:bookmarkEnd w:id="583"/>
      <w:bookmarkEnd w:id="584"/>
      <w:bookmarkEnd w:id="585"/>
      <w:bookmarkEnd w:id="586"/>
      <w:bookmarkEnd w:id="587"/>
      <w:bookmarkEnd w:id="588"/>
      <w:bookmarkEnd w:id="589"/>
      <w:bookmarkEnd w:id="590"/>
    </w:p>
    <w:p w14:paraId="2F1E4B49" w14:textId="59BCEB1E" w:rsidR="005561FC" w:rsidRDefault="005561FC" w:rsidP="005561FC"/>
    <w:p w14:paraId="3E3A0EEB" w14:textId="6136FBF5" w:rsidR="005561FC" w:rsidRDefault="005561FC">
      <w:pPr>
        <w:spacing w:line="259" w:lineRule="auto"/>
        <w:jc w:val="left"/>
      </w:pPr>
      <w:r>
        <w:br w:type="page"/>
      </w:r>
    </w:p>
    <w:p w14:paraId="1AF51C13" w14:textId="406F52B4" w:rsidR="00680DB5" w:rsidRDefault="006777B6" w:rsidP="006D6D01">
      <w:pPr>
        <w:pStyle w:val="Titre1"/>
      </w:pPr>
      <w:bookmarkStart w:id="591" w:name="_Toc483319181"/>
      <w:bookmarkStart w:id="592" w:name="_Toc483320215"/>
      <w:bookmarkStart w:id="593" w:name="_Toc483663322"/>
      <w:bookmarkStart w:id="594" w:name="_Toc483667030"/>
      <w:bookmarkStart w:id="595" w:name="_Toc483746238"/>
      <w:bookmarkStart w:id="596" w:name="_Toc483751344"/>
      <w:bookmarkStart w:id="597" w:name="_Toc483770531"/>
      <w:bookmarkStart w:id="598" w:name="_Toc483772588"/>
      <w:bookmarkStart w:id="599" w:name="_Toc483780542"/>
      <w:bookmarkStart w:id="600" w:name="_Toc483824138"/>
      <w:r>
        <w:lastRenderedPageBreak/>
        <w:t xml:space="preserve">Sources </w:t>
      </w:r>
      <w:r w:rsidR="007E7510">
        <w:t>–</w:t>
      </w:r>
      <w:r>
        <w:t xml:space="preserve"> </w:t>
      </w:r>
      <w:r w:rsidR="00680DB5">
        <w:t>Bibliographie</w:t>
      </w:r>
      <w:r w:rsidR="007E7510">
        <w:t>s</w:t>
      </w:r>
      <w:bookmarkEnd w:id="591"/>
      <w:bookmarkEnd w:id="592"/>
      <w:bookmarkEnd w:id="593"/>
      <w:bookmarkEnd w:id="594"/>
      <w:bookmarkEnd w:id="595"/>
      <w:bookmarkEnd w:id="596"/>
      <w:bookmarkEnd w:id="597"/>
      <w:bookmarkEnd w:id="598"/>
      <w:bookmarkEnd w:id="599"/>
      <w:bookmarkEnd w:id="600"/>
    </w:p>
    <w:p w14:paraId="7A071C6D" w14:textId="64EE470E" w:rsidR="00114E6A" w:rsidRDefault="00756974" w:rsidP="00114E6A">
      <w:pPr>
        <w:pStyle w:val="Titre2"/>
      </w:pPr>
      <w:bookmarkStart w:id="601" w:name="_Toc483319183"/>
      <w:bookmarkStart w:id="602" w:name="_Toc483320217"/>
      <w:bookmarkStart w:id="603" w:name="_Toc483663324"/>
      <w:bookmarkStart w:id="604" w:name="_Toc483667032"/>
      <w:bookmarkStart w:id="605" w:name="_Toc483746240"/>
      <w:bookmarkStart w:id="606" w:name="_Toc483751346"/>
      <w:bookmarkStart w:id="607" w:name="_Toc483770533"/>
      <w:bookmarkStart w:id="608" w:name="_Toc483772590"/>
      <w:bookmarkStart w:id="609" w:name="_Toc483780543"/>
      <w:bookmarkStart w:id="610" w:name="_Toc483824139"/>
      <w:r>
        <w:t>Ouvrages</w:t>
      </w:r>
      <w:bookmarkEnd w:id="601"/>
      <w:bookmarkEnd w:id="602"/>
      <w:bookmarkEnd w:id="603"/>
      <w:bookmarkEnd w:id="604"/>
      <w:bookmarkEnd w:id="605"/>
      <w:bookmarkEnd w:id="606"/>
      <w:bookmarkEnd w:id="607"/>
      <w:bookmarkEnd w:id="608"/>
      <w:bookmarkEnd w:id="609"/>
      <w:bookmarkEnd w:id="610"/>
      <w:r w:rsidR="00114E6A" w:rsidRPr="00114E6A">
        <w:t xml:space="preserve"> </w:t>
      </w:r>
    </w:p>
    <w:p w14:paraId="067D4657" w14:textId="2258B361" w:rsidR="236F44D7" w:rsidRDefault="29906FA7" w:rsidP="00F2259B">
      <w:pPr>
        <w:pStyle w:val="Paragraphedeliste"/>
        <w:numPr>
          <w:ilvl w:val="0"/>
          <w:numId w:val="25"/>
        </w:numPr>
      </w:pPr>
      <w:r>
        <w:t>SAVITCH, Walter. Absolute Java. 5</w:t>
      </w:r>
      <w:r w:rsidRPr="29906FA7">
        <w:rPr>
          <w:vertAlign w:val="superscript"/>
        </w:rPr>
        <w:t>ième</w:t>
      </w:r>
      <w:r>
        <w:t xml:space="preserve"> édition, San Diego, Pearson, 2013, 1260 pages</w:t>
      </w:r>
    </w:p>
    <w:p w14:paraId="41DAC453" w14:textId="5CDB3BFF" w:rsidR="00756974" w:rsidRDefault="037775C9" w:rsidP="00F2259B">
      <w:pPr>
        <w:pStyle w:val="Paragraphedeliste"/>
        <w:numPr>
          <w:ilvl w:val="0"/>
          <w:numId w:val="25"/>
        </w:numPr>
      </w:pPr>
      <w:r>
        <w:t>DELANNOY, Claude. Programmer en Java. 9</w:t>
      </w:r>
      <w:r w:rsidRPr="037775C9">
        <w:rPr>
          <w:vertAlign w:val="superscript"/>
        </w:rPr>
        <w:t>ième</w:t>
      </w:r>
      <w:r>
        <w:t xml:space="preserve"> édition, Saint-Germain, Eyrolles, 2015, 916 pages</w:t>
      </w:r>
    </w:p>
    <w:p w14:paraId="5BD661B3" w14:textId="43598459" w:rsidR="00E3360B" w:rsidRPr="00756974" w:rsidRDefault="00E3360B" w:rsidP="00E3360B"/>
    <w:p w14:paraId="4842CB7C" w14:textId="0E0BB41C" w:rsidR="00680DB5" w:rsidRDefault="00680DB5" w:rsidP="00C93700">
      <w:pPr>
        <w:pStyle w:val="Titre2"/>
      </w:pPr>
      <w:bookmarkStart w:id="611" w:name="_Toc483319184"/>
      <w:bookmarkStart w:id="612" w:name="_Toc483320218"/>
      <w:bookmarkStart w:id="613" w:name="_Toc483663325"/>
      <w:bookmarkStart w:id="614" w:name="_Toc483667033"/>
      <w:bookmarkStart w:id="615" w:name="_Toc483746241"/>
      <w:bookmarkStart w:id="616" w:name="_Toc483751347"/>
      <w:bookmarkStart w:id="617" w:name="_Toc483770534"/>
      <w:bookmarkStart w:id="618" w:name="_Toc483772591"/>
      <w:bookmarkStart w:id="619" w:name="_Toc483780544"/>
      <w:bookmarkStart w:id="620" w:name="_Toc483824140"/>
      <w:r>
        <w:t xml:space="preserve">Sites </w:t>
      </w:r>
      <w:bookmarkEnd w:id="611"/>
      <w:bookmarkEnd w:id="612"/>
      <w:bookmarkEnd w:id="613"/>
      <w:bookmarkEnd w:id="614"/>
      <w:bookmarkEnd w:id="615"/>
      <w:bookmarkEnd w:id="616"/>
      <w:bookmarkEnd w:id="617"/>
      <w:bookmarkEnd w:id="618"/>
      <w:bookmarkEnd w:id="619"/>
      <w:r w:rsidR="002E6B79">
        <w:t>Internet</w:t>
      </w:r>
      <w:bookmarkEnd w:id="620"/>
    </w:p>
    <w:p w14:paraId="6356FA83" w14:textId="45EFBFA6" w:rsidR="00B0482A" w:rsidRDefault="037775C9" w:rsidP="65ACB7F4">
      <w:r>
        <w:t xml:space="preserve">Les sites Internet ci-dessous ont tous été consultés du 20.02.2017 au 30.05.2017. </w:t>
      </w:r>
    </w:p>
    <w:p w14:paraId="1E6DC2DC" w14:textId="3F605BBB" w:rsidR="00B337A3" w:rsidRDefault="037775C9" w:rsidP="00F2259B">
      <w:pPr>
        <w:pStyle w:val="Paragraphedeliste"/>
        <w:numPr>
          <w:ilvl w:val="0"/>
          <w:numId w:val="24"/>
        </w:numPr>
      </w:pPr>
      <w:r>
        <w:t xml:space="preserve">Développez : </w:t>
      </w:r>
      <w:hyperlink r:id="rId45">
        <w:r w:rsidRPr="037775C9">
          <w:rPr>
            <w:rStyle w:val="Lienhypertexte"/>
          </w:rPr>
          <w:t>http://www.developpez.com/</w:t>
        </w:r>
      </w:hyperlink>
      <w:r>
        <w:t xml:space="preserve"> </w:t>
      </w:r>
    </w:p>
    <w:p w14:paraId="1AD54EA1" w14:textId="06A7DF9A" w:rsidR="00B0482A" w:rsidRDefault="29906FA7" w:rsidP="00F2259B">
      <w:pPr>
        <w:pStyle w:val="Paragraphedeliste"/>
        <w:numPr>
          <w:ilvl w:val="0"/>
          <w:numId w:val="24"/>
        </w:numPr>
      </w:pPr>
      <w:r>
        <w:t xml:space="preserve">iText : </w:t>
      </w:r>
      <w:hyperlink r:id="rId46">
        <w:r w:rsidRPr="29906FA7">
          <w:rPr>
            <w:rStyle w:val="Lienhypertexte"/>
          </w:rPr>
          <w:t>http://itextpdf.com/</w:t>
        </w:r>
      </w:hyperlink>
    </w:p>
    <w:p w14:paraId="2FEAF594" w14:textId="06A7DF9A" w:rsidR="00DB2290" w:rsidRPr="00681073" w:rsidRDefault="29906FA7" w:rsidP="29906FA7">
      <w:pPr>
        <w:pStyle w:val="Paragraphedeliste"/>
        <w:numPr>
          <w:ilvl w:val="0"/>
          <w:numId w:val="24"/>
        </w:numPr>
        <w:rPr>
          <w:lang w:val="en-US"/>
        </w:rPr>
      </w:pPr>
      <w:r w:rsidRPr="29906FA7">
        <w:rPr>
          <w:lang w:val="en-US"/>
        </w:rPr>
        <w:t xml:space="preserve">JBoss HIBERNATE : </w:t>
      </w:r>
      <w:hyperlink r:id="rId47">
        <w:r w:rsidRPr="29906FA7">
          <w:rPr>
            <w:rStyle w:val="Lienhypertexte"/>
            <w:lang w:val="en-US"/>
          </w:rPr>
          <w:t>https://docs.jboss.org/hibernate/stable/core.old/reference/fr/html/</w:t>
        </w:r>
      </w:hyperlink>
      <w:r w:rsidRPr="29906FA7">
        <w:rPr>
          <w:lang w:val="en-US"/>
        </w:rPr>
        <w:t xml:space="preserve"> </w:t>
      </w:r>
    </w:p>
    <w:p w14:paraId="077DB558" w14:textId="06A7DF9A" w:rsidR="00462227" w:rsidRPr="00681073" w:rsidRDefault="29906FA7" w:rsidP="29906FA7">
      <w:pPr>
        <w:pStyle w:val="Paragraphedeliste"/>
        <w:numPr>
          <w:ilvl w:val="0"/>
          <w:numId w:val="24"/>
        </w:numPr>
        <w:rPr>
          <w:lang w:val="en-US"/>
        </w:rPr>
      </w:pPr>
      <w:r w:rsidRPr="29906FA7">
        <w:rPr>
          <w:lang w:val="en-US"/>
        </w:rPr>
        <w:t xml:space="preserve">JFreeChart : </w:t>
      </w:r>
      <w:hyperlink r:id="rId48">
        <w:r w:rsidRPr="29906FA7">
          <w:rPr>
            <w:rStyle w:val="Lienhypertexte"/>
            <w:lang w:val="en-US"/>
          </w:rPr>
          <w:t>http://www.jfree.org/jfreechart/</w:t>
        </w:r>
      </w:hyperlink>
    </w:p>
    <w:p w14:paraId="2FFD878C" w14:textId="3124406B" w:rsidR="00363485" w:rsidRDefault="037775C9" w:rsidP="00F2259B">
      <w:pPr>
        <w:pStyle w:val="Paragraphedeliste"/>
        <w:numPr>
          <w:ilvl w:val="0"/>
          <w:numId w:val="24"/>
        </w:numPr>
      </w:pPr>
      <w:r>
        <w:t xml:space="preserve">Microsoft : </w:t>
      </w:r>
      <w:hyperlink r:id="rId49">
        <w:r w:rsidRPr="037775C9">
          <w:rPr>
            <w:rStyle w:val="Lienhypertexte"/>
          </w:rPr>
          <w:t>http://blogs.msdn.com/</w:t>
        </w:r>
      </w:hyperlink>
    </w:p>
    <w:p w14:paraId="028CA434" w14:textId="7769A88F" w:rsidR="00363485" w:rsidRDefault="037775C9" w:rsidP="00F2259B">
      <w:pPr>
        <w:pStyle w:val="Paragraphedeliste"/>
        <w:numPr>
          <w:ilvl w:val="0"/>
          <w:numId w:val="24"/>
        </w:numPr>
      </w:pPr>
      <w:r>
        <w:t xml:space="preserve">Microsoft : </w:t>
      </w:r>
      <w:hyperlink r:id="rId50">
        <w:r w:rsidRPr="037775C9">
          <w:rPr>
            <w:rStyle w:val="Lienhypertexte"/>
          </w:rPr>
          <w:t>http://www.labo-microsoft.org/</w:t>
        </w:r>
      </w:hyperlink>
    </w:p>
    <w:p w14:paraId="696DE8E7" w14:textId="09697E0E" w:rsidR="00363485" w:rsidRDefault="037775C9" w:rsidP="00F2259B">
      <w:pPr>
        <w:pStyle w:val="Paragraphedeliste"/>
        <w:numPr>
          <w:ilvl w:val="0"/>
          <w:numId w:val="24"/>
        </w:numPr>
      </w:pPr>
      <w:r>
        <w:t xml:space="preserve">Microsoft : </w:t>
      </w:r>
      <w:hyperlink r:id="rId51">
        <w:r w:rsidRPr="037775C9">
          <w:rPr>
            <w:rStyle w:val="Lienhypertexte"/>
          </w:rPr>
          <w:t>https://msdn.microsoft.com/</w:t>
        </w:r>
      </w:hyperlink>
    </w:p>
    <w:p w14:paraId="6462B3A3" w14:textId="3CB8188A" w:rsidR="00BF3D72" w:rsidRDefault="037775C9" w:rsidP="00F2259B">
      <w:pPr>
        <w:pStyle w:val="Paragraphedeliste"/>
        <w:numPr>
          <w:ilvl w:val="0"/>
          <w:numId w:val="24"/>
        </w:numPr>
      </w:pPr>
      <w:r>
        <w:t xml:space="preserve">Microsoft : </w:t>
      </w:r>
      <w:hyperlink r:id="rId52">
        <w:r w:rsidRPr="037775C9">
          <w:rPr>
            <w:rStyle w:val="Lienhypertexte"/>
          </w:rPr>
          <w:t>http://support.microsoft.com/</w:t>
        </w:r>
      </w:hyperlink>
      <w:r>
        <w:t xml:space="preserve"> </w:t>
      </w:r>
    </w:p>
    <w:p w14:paraId="39924D9B" w14:textId="06A7DF9A" w:rsidR="00BF3D72" w:rsidRDefault="29906FA7" w:rsidP="00F2259B">
      <w:pPr>
        <w:pStyle w:val="Paragraphedeliste"/>
        <w:numPr>
          <w:ilvl w:val="0"/>
          <w:numId w:val="24"/>
        </w:numPr>
      </w:pPr>
      <w:r>
        <w:t xml:space="preserve">Stackoverflow : </w:t>
      </w:r>
      <w:hyperlink r:id="rId53">
        <w:r w:rsidRPr="29906FA7">
          <w:rPr>
            <w:rStyle w:val="Lienhypertexte"/>
          </w:rPr>
          <w:t>http://stackoverflow.com/</w:t>
        </w:r>
      </w:hyperlink>
    </w:p>
    <w:p w14:paraId="1EAB2795" w14:textId="11C740AF" w:rsidR="00363485" w:rsidRDefault="29906FA7" w:rsidP="00F2259B">
      <w:pPr>
        <w:pStyle w:val="Paragraphedeliste"/>
        <w:numPr>
          <w:ilvl w:val="0"/>
          <w:numId w:val="24"/>
        </w:numPr>
      </w:pPr>
      <w:r>
        <w:t xml:space="preserve">Wikipedia : </w:t>
      </w:r>
      <w:hyperlink r:id="rId54">
        <w:r w:rsidRPr="29906FA7">
          <w:rPr>
            <w:rStyle w:val="Lienhypertexte"/>
          </w:rPr>
          <w:t>http://wikipedia.org/</w:t>
        </w:r>
      </w:hyperlink>
    </w:p>
    <w:p w14:paraId="5E7E0FDA" w14:textId="48C960C8" w:rsidR="71AB245E" w:rsidRPr="006E41EF" w:rsidRDefault="037775C9" w:rsidP="037775C9">
      <w:pPr>
        <w:pStyle w:val="Paragraphedeliste"/>
        <w:numPr>
          <w:ilvl w:val="0"/>
          <w:numId w:val="24"/>
        </w:numPr>
        <w:rPr>
          <w:rStyle w:val="Lienhypertexte"/>
          <w:color w:val="auto"/>
          <w:u w:val="none"/>
          <w:lang w:val="en-US"/>
        </w:rPr>
      </w:pPr>
      <w:r w:rsidRPr="037775C9">
        <w:rPr>
          <w:lang w:val="en-US"/>
        </w:rPr>
        <w:t xml:space="preserve">YouTube : </w:t>
      </w:r>
      <w:hyperlink r:id="rId55">
        <w:r w:rsidRPr="037775C9">
          <w:rPr>
            <w:rStyle w:val="Lienhypertexte"/>
            <w:lang w:val="en-US"/>
          </w:rPr>
          <w:t>https://www.youtube.com/</w:t>
        </w:r>
      </w:hyperlink>
    </w:p>
    <w:p w14:paraId="306E9FA1" w14:textId="349BF3FE" w:rsidR="002A29D6" w:rsidRPr="002A29D6" w:rsidRDefault="037775C9" w:rsidP="037775C9">
      <w:pPr>
        <w:pStyle w:val="Paragraphedeliste"/>
        <w:numPr>
          <w:ilvl w:val="0"/>
          <w:numId w:val="24"/>
        </w:numPr>
        <w:rPr>
          <w:rStyle w:val="Lienhypertexte"/>
          <w:lang w:val="en-US"/>
        </w:rPr>
      </w:pPr>
      <w:r w:rsidRPr="037775C9">
        <w:rPr>
          <w:lang w:val="en-US"/>
        </w:rPr>
        <w:t xml:space="preserve">EPFL : </w:t>
      </w:r>
      <w:hyperlink r:id="rId56">
        <w:r w:rsidRPr="037775C9">
          <w:rPr>
            <w:rStyle w:val="Lienhypertexte"/>
            <w:lang w:val="en-US"/>
          </w:rPr>
          <w:t>http://cs108.epfl.ch/archive/14/</w:t>
        </w:r>
      </w:hyperlink>
    </w:p>
    <w:p w14:paraId="099D3309" w14:textId="4D6D001C" w:rsidR="160E6FD1" w:rsidRPr="00293748" w:rsidRDefault="037775C9" w:rsidP="037775C9">
      <w:pPr>
        <w:pStyle w:val="Paragraphedeliste"/>
        <w:numPr>
          <w:ilvl w:val="0"/>
          <w:numId w:val="24"/>
        </w:numPr>
        <w:rPr>
          <w:lang w:val="fr-CH"/>
        </w:rPr>
      </w:pPr>
      <w:r w:rsidRPr="037775C9">
        <w:rPr>
          <w:lang w:val="fr-CH"/>
        </w:rPr>
        <w:t xml:space="preserve">Oracle:  </w:t>
      </w:r>
      <w:hyperlink r:id="rId57">
        <w:r w:rsidRPr="037775C9">
          <w:rPr>
            <w:rStyle w:val="Lienhypertexte"/>
            <w:lang w:val="fr-CH"/>
          </w:rPr>
          <w:t>https://docs.oracle.com/en/java/</w:t>
        </w:r>
      </w:hyperlink>
    </w:p>
    <w:p w14:paraId="44014DAF" w14:textId="41004ECB" w:rsidR="160E6FD1" w:rsidRDefault="29906FA7" w:rsidP="29906FA7">
      <w:pPr>
        <w:pStyle w:val="Paragraphedeliste"/>
        <w:numPr>
          <w:ilvl w:val="0"/>
          <w:numId w:val="24"/>
        </w:numPr>
        <w:rPr>
          <w:lang w:val="en-US"/>
        </w:rPr>
      </w:pPr>
      <w:r w:rsidRPr="29906FA7">
        <w:rPr>
          <w:lang w:val="en-US"/>
        </w:rPr>
        <w:t xml:space="preserve">OpenClassRoom: </w:t>
      </w:r>
      <w:hyperlink r:id="rId58">
        <w:r w:rsidRPr="29906FA7">
          <w:rPr>
            <w:rStyle w:val="Lienhypertexte"/>
            <w:lang w:val="en-US"/>
          </w:rPr>
          <w:t>https://openclassrooms.com</w:t>
        </w:r>
      </w:hyperlink>
    </w:p>
    <w:p w14:paraId="653B20E3" w14:textId="77777777" w:rsidR="000E2B59" w:rsidRPr="000E2B59" w:rsidRDefault="000E2B59" w:rsidP="000E2B59">
      <w:pPr>
        <w:rPr>
          <w:lang w:val="en-US"/>
        </w:rPr>
      </w:pPr>
    </w:p>
    <w:p w14:paraId="5817002B" w14:textId="30E7C7A7" w:rsidR="00C0287E" w:rsidRDefault="00756974" w:rsidP="00542DB1">
      <w:pPr>
        <w:pStyle w:val="Titre2"/>
      </w:pPr>
      <w:bookmarkStart w:id="621" w:name="_Toc483319185"/>
      <w:bookmarkStart w:id="622" w:name="_Toc483320219"/>
      <w:bookmarkStart w:id="623" w:name="_Toc483663326"/>
      <w:bookmarkStart w:id="624" w:name="_Toc483667034"/>
      <w:bookmarkStart w:id="625" w:name="_Toc483746242"/>
      <w:bookmarkStart w:id="626" w:name="_Toc483751348"/>
      <w:bookmarkStart w:id="627" w:name="_Toc483770535"/>
      <w:bookmarkStart w:id="628" w:name="_Toc483772592"/>
      <w:bookmarkStart w:id="629" w:name="_Toc483780545"/>
      <w:bookmarkStart w:id="630" w:name="_Toc483824141"/>
      <w:r>
        <w:t>Vidéos en ligne</w:t>
      </w:r>
      <w:bookmarkEnd w:id="621"/>
      <w:bookmarkEnd w:id="622"/>
      <w:bookmarkEnd w:id="623"/>
      <w:bookmarkEnd w:id="624"/>
      <w:bookmarkEnd w:id="625"/>
      <w:bookmarkEnd w:id="626"/>
      <w:bookmarkEnd w:id="627"/>
      <w:bookmarkEnd w:id="628"/>
      <w:bookmarkEnd w:id="629"/>
      <w:bookmarkEnd w:id="630"/>
    </w:p>
    <w:p w14:paraId="68EE3873" w14:textId="77777777" w:rsidR="00C0287E" w:rsidRPr="00437C1C" w:rsidRDefault="00C0287E" w:rsidP="00C0287E">
      <w:pPr>
        <w:pStyle w:val="Paragraphedeliste"/>
      </w:pPr>
    </w:p>
    <w:p w14:paraId="2B30D9EC" w14:textId="5CDB3BFF" w:rsidR="009A7EB6" w:rsidRDefault="29906FA7" w:rsidP="00F2259B">
      <w:pPr>
        <w:pStyle w:val="Paragraphedeliste"/>
        <w:numPr>
          <w:ilvl w:val="0"/>
          <w:numId w:val="26"/>
        </w:numPr>
      </w:pPr>
      <w:r w:rsidRPr="29906FA7">
        <w:rPr>
          <w:lang w:val="en-US"/>
        </w:rPr>
        <w:t xml:space="preserve">edureka!. Hibernate Tutorial - 1 | Hibernate Tutorial for Beginners - 1 | Edureka. </w:t>
      </w:r>
      <w:r>
        <w:t>[Tutoriel en ligne]. &lt;https://www.youtube.com/watch?v=iwMW_SZPGnY&gt;. (Consulté le 13 mars 2017).</w:t>
      </w:r>
    </w:p>
    <w:p w14:paraId="3C680CE7" w14:textId="77777777" w:rsidR="009A7EB6" w:rsidRDefault="009A7EB6" w:rsidP="009A7EB6">
      <w:pPr>
        <w:pStyle w:val="Paragraphedeliste"/>
      </w:pPr>
    </w:p>
    <w:p w14:paraId="51012DCC" w14:textId="5CDB3BFF" w:rsidR="00BE40C9" w:rsidRDefault="29906FA7" w:rsidP="00F2259B">
      <w:pPr>
        <w:pStyle w:val="Paragraphedeliste"/>
        <w:numPr>
          <w:ilvl w:val="0"/>
          <w:numId w:val="26"/>
        </w:numPr>
      </w:pPr>
      <w:r w:rsidRPr="29906FA7">
        <w:rPr>
          <w:lang w:val="en-US"/>
        </w:rPr>
        <w:t xml:space="preserve">edureka!. Hibernate Tutorial | Hibernate Tutorial - 2 | Hibernate Tutorial for Beginners - 2 | Edureka. </w:t>
      </w:r>
      <w:r>
        <w:t>[Tutoriel en ligne]. &lt;https://www.youtube.com/watch?v=VAr_IikcYfE&gt;. (Consulté le 13 mars 2017).</w:t>
      </w:r>
    </w:p>
    <w:p w14:paraId="3FD4A714" w14:textId="5F5D41FA" w:rsidR="009A7EB6" w:rsidRDefault="009A7EB6" w:rsidP="009A7EB6">
      <w:pPr>
        <w:pStyle w:val="Paragraphedeliste"/>
      </w:pPr>
    </w:p>
    <w:p w14:paraId="3546D176" w14:textId="40D95597" w:rsidR="00BE40C9" w:rsidRDefault="29906FA7" w:rsidP="00F2259B">
      <w:pPr>
        <w:pStyle w:val="Paragraphedeliste"/>
        <w:numPr>
          <w:ilvl w:val="0"/>
          <w:numId w:val="26"/>
        </w:numPr>
      </w:pPr>
      <w:r w:rsidRPr="29906FA7">
        <w:rPr>
          <w:lang w:val="en-US"/>
        </w:rPr>
        <w:t xml:space="preserve">edureka!. Hibernate - The Ultimate ORM Framework | Edureka. </w:t>
      </w:r>
      <w:r>
        <w:t>[Tutoriel en ligne]. &lt;https://www.youtube.com/watch?v=xo_HGo812DQ&gt;. (Consulté le 13 mars 2017).</w:t>
      </w:r>
    </w:p>
    <w:p w14:paraId="31A4BAA9" w14:textId="322B889D" w:rsidR="00514296" w:rsidRDefault="00514296" w:rsidP="00147842"/>
    <w:p w14:paraId="7BFAD0F5" w14:textId="77777777" w:rsidR="00514296" w:rsidRDefault="00514296">
      <w:pPr>
        <w:spacing w:line="259" w:lineRule="auto"/>
        <w:jc w:val="left"/>
      </w:pPr>
      <w:r>
        <w:br w:type="page"/>
      </w:r>
    </w:p>
    <w:p w14:paraId="4B24C52A" w14:textId="0F3631BD" w:rsidR="00514296" w:rsidRDefault="00514296" w:rsidP="00970C1A">
      <w:pPr>
        <w:pStyle w:val="Titre1"/>
      </w:pPr>
      <w:bookmarkStart w:id="631" w:name="_Toc483751349"/>
      <w:bookmarkStart w:id="632" w:name="_Toc483770536"/>
      <w:bookmarkStart w:id="633" w:name="_Toc483772593"/>
      <w:bookmarkStart w:id="634" w:name="_Toc483780546"/>
      <w:bookmarkStart w:id="635" w:name="_Toc483824142"/>
      <w:r>
        <w:lastRenderedPageBreak/>
        <w:t>Glossaire</w:t>
      </w:r>
      <w:bookmarkEnd w:id="631"/>
      <w:bookmarkEnd w:id="632"/>
      <w:bookmarkEnd w:id="633"/>
      <w:bookmarkEnd w:id="634"/>
      <w:bookmarkEnd w:id="635"/>
    </w:p>
    <w:p w14:paraId="274A3037" w14:textId="6F4DA0D5" w:rsidR="00AC50E8" w:rsidRDefault="00AC50E8" w:rsidP="00AC50E8">
      <w:pPr>
        <w:tabs>
          <w:tab w:val="right" w:leader="dot" w:pos="9072"/>
        </w:tabs>
      </w:pPr>
      <w:r>
        <w:t>API</w:t>
      </w:r>
      <w:r>
        <w:tab/>
        <w:t xml:space="preserve">Application </w:t>
      </w:r>
      <w:r w:rsidR="00BC6ABC">
        <w:t>Programming Interface</w:t>
      </w:r>
    </w:p>
    <w:p w14:paraId="25F418B6" w14:textId="68E9BDB9" w:rsidR="00BC6ABC" w:rsidRDefault="00BC6ABC" w:rsidP="00AC50E8">
      <w:pPr>
        <w:tabs>
          <w:tab w:val="right" w:leader="dot" w:pos="9072"/>
        </w:tabs>
      </w:pPr>
      <w:r>
        <w:t>DD</w:t>
      </w:r>
      <w:r>
        <w:tab/>
      </w:r>
      <w:r w:rsidR="00D023BF">
        <w:t>Degrés Décimaux</w:t>
      </w:r>
    </w:p>
    <w:p w14:paraId="6999D4B0" w14:textId="6F4DA0D5" w:rsidR="00BC6ABC" w:rsidRDefault="00BC6ABC" w:rsidP="00AC50E8">
      <w:pPr>
        <w:tabs>
          <w:tab w:val="right" w:leader="dot" w:pos="9072"/>
        </w:tabs>
      </w:pPr>
      <w:r>
        <w:t>DMS</w:t>
      </w:r>
      <w:r>
        <w:tab/>
        <w:t>Degré Minutes Secondes</w:t>
      </w:r>
    </w:p>
    <w:p w14:paraId="54B5DA9C" w14:textId="080A96E6" w:rsidR="00415CBD" w:rsidRDefault="00AC2301" w:rsidP="00AC50E8">
      <w:pPr>
        <w:tabs>
          <w:tab w:val="right" w:leader="dot" w:pos="9072"/>
        </w:tabs>
      </w:pPr>
      <w:r>
        <w:t>GUI</w:t>
      </w:r>
      <w:r w:rsidR="00415CBD">
        <w:tab/>
      </w:r>
      <w:r>
        <w:t>Graphical User Interface</w:t>
      </w:r>
    </w:p>
    <w:p w14:paraId="258177BB" w14:textId="3C91480A" w:rsidR="00A97530" w:rsidRDefault="00A97530" w:rsidP="00AC50E8">
      <w:pPr>
        <w:tabs>
          <w:tab w:val="right" w:leader="dot" w:pos="9072"/>
        </w:tabs>
      </w:pPr>
      <w:r>
        <w:t xml:space="preserve">HEIG-VD </w:t>
      </w:r>
      <w:r>
        <w:tab/>
        <w:t>Haute École d’Ingénierie et de Gestion du Canton de Vaud</w:t>
      </w:r>
    </w:p>
    <w:p w14:paraId="775AFACF" w14:textId="7BC96D33" w:rsidR="00C34A7E" w:rsidRDefault="00C34A7E" w:rsidP="00AC50E8">
      <w:pPr>
        <w:tabs>
          <w:tab w:val="right" w:leader="dot" w:pos="9072"/>
        </w:tabs>
      </w:pPr>
      <w:r>
        <w:t>NPA</w:t>
      </w:r>
      <w:r>
        <w:tab/>
        <w:t xml:space="preserve">Numéro </w:t>
      </w:r>
      <w:r w:rsidR="00462601">
        <w:t>Postal d'A</w:t>
      </w:r>
      <w:r>
        <w:t>cheminement</w:t>
      </w:r>
    </w:p>
    <w:p w14:paraId="541EDC28" w14:textId="2163CC50" w:rsidR="00BC6ABC" w:rsidRDefault="00F23896" w:rsidP="00AC50E8">
      <w:pPr>
        <w:tabs>
          <w:tab w:val="right" w:leader="dot" w:pos="9072"/>
        </w:tabs>
      </w:pPr>
      <w:r>
        <w:t>OSM</w:t>
      </w:r>
      <w:r>
        <w:tab/>
        <w:t>OpenStreetMap</w:t>
      </w:r>
    </w:p>
    <w:p w14:paraId="7E743D69" w14:textId="60452615" w:rsidR="00A27683" w:rsidRDefault="00F23896" w:rsidP="008311ED">
      <w:pPr>
        <w:tabs>
          <w:tab w:val="right" w:leader="dot" w:pos="9072"/>
        </w:tabs>
      </w:pPr>
      <w:r>
        <w:t>PDF</w:t>
      </w:r>
      <w:r>
        <w:tab/>
        <w:t>Portable Document Format</w:t>
      </w:r>
    </w:p>
    <w:p w14:paraId="1601383E" w14:textId="6EAC452B" w:rsidR="008E2507" w:rsidRDefault="008E2507" w:rsidP="008311ED">
      <w:pPr>
        <w:tabs>
          <w:tab w:val="right" w:leader="dot" w:pos="9072"/>
        </w:tabs>
      </w:pPr>
      <w:r>
        <w:t>Regex</w:t>
      </w:r>
      <w:r>
        <w:tab/>
      </w:r>
      <w:r w:rsidR="00AC2301">
        <w:t>Regular Expression</w:t>
      </w:r>
    </w:p>
    <w:p w14:paraId="2E15CAC8" w14:textId="3C5A923B" w:rsidR="00600331" w:rsidRDefault="00600331" w:rsidP="008311ED">
      <w:pPr>
        <w:tabs>
          <w:tab w:val="right" w:leader="dot" w:pos="9072"/>
        </w:tabs>
      </w:pPr>
      <w:r>
        <w:t>SGBDR</w:t>
      </w:r>
      <w:r>
        <w:tab/>
        <w:t>S</w:t>
      </w:r>
      <w:r w:rsidR="00FA529B">
        <w:t>ystème de Gestion de Base de D</w:t>
      </w:r>
      <w:r w:rsidRPr="00600331">
        <w:t>onnées</w:t>
      </w:r>
      <w:r w:rsidR="000479E9">
        <w:t xml:space="preserve"> </w:t>
      </w:r>
      <w:r w:rsidR="00FA529B">
        <w:t>R</w:t>
      </w:r>
      <w:r w:rsidR="000479E9">
        <w:t>elationnelles</w:t>
      </w:r>
    </w:p>
    <w:p w14:paraId="14788F2A" w14:textId="5D806409" w:rsidR="008311ED" w:rsidRPr="00455D62" w:rsidRDefault="008311ED" w:rsidP="008311ED">
      <w:pPr>
        <w:tabs>
          <w:tab w:val="right" w:leader="dot" w:pos="9072"/>
        </w:tabs>
      </w:pPr>
      <w:r>
        <w:t>WSG84</w:t>
      </w:r>
      <w:r>
        <w:tab/>
      </w:r>
      <w:r w:rsidRPr="008311ED">
        <w:t>World Geodetic System 1984</w:t>
      </w:r>
    </w:p>
    <w:sectPr w:rsidR="008311ED" w:rsidRPr="00455D62" w:rsidSect="00E57D91">
      <w:headerReference w:type="default" r:id="rId59"/>
      <w:footerReference w:type="default" r:id="rId60"/>
      <w:headerReference w:type="first" r:id="rId61"/>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oan Lassalle" w:date="2017-05-28T22:32:00Z" w:initials="LL">
    <w:p w14:paraId="59154963" w14:textId="1C30C6F6" w:rsidR="00BF28B1" w:rsidRDefault="00BF28B1">
      <w:pPr>
        <w:pStyle w:val="Commentaire"/>
      </w:pPr>
      <w:r>
        <w:rPr>
          <w:rStyle w:val="Marquedecommentaire"/>
        </w:rPr>
        <w:annotationRef/>
      </w:r>
      <w:r>
        <w:t>A faire :</w:t>
      </w:r>
    </w:p>
    <w:p w14:paraId="13AEB7D2" w14:textId="7CB60D46" w:rsidR="00BF28B1" w:rsidRDefault="00BF28B1" w:rsidP="00033415">
      <w:pPr>
        <w:pStyle w:val="Commentaire"/>
        <w:numPr>
          <w:ilvl w:val="0"/>
          <w:numId w:val="49"/>
        </w:numPr>
      </w:pPr>
      <w:r>
        <w:t xml:space="preserve"> Revoir les descriptions des </w:t>
      </w:r>
      <w:hyperlink w:anchor="_Cas_d’utilisations" w:history="1">
        <w:r w:rsidRPr="006235D0">
          <w:rPr>
            <w:rStyle w:val="Lienhypertexte"/>
          </w:rPr>
          <w:t>cas d’utilisations</w:t>
        </w:r>
      </w:hyperlink>
    </w:p>
    <w:p w14:paraId="0B7E85CB" w14:textId="7DD89089" w:rsidR="00BF28B1" w:rsidRDefault="00BF28B1" w:rsidP="00033415">
      <w:pPr>
        <w:pStyle w:val="Commentaire"/>
        <w:numPr>
          <w:ilvl w:val="0"/>
          <w:numId w:val="49"/>
        </w:numPr>
      </w:pPr>
      <w:r>
        <w:t xml:space="preserve"> Remplacer « événement » par « évènement »</w:t>
      </w:r>
    </w:p>
    <w:p w14:paraId="07B92537" w14:textId="69636A2D" w:rsidR="00BF28B1" w:rsidRDefault="00BF28B1" w:rsidP="00033415">
      <w:pPr>
        <w:pStyle w:val="Commentaire"/>
        <w:numPr>
          <w:ilvl w:val="0"/>
          <w:numId w:val="49"/>
        </w:numPr>
      </w:pPr>
      <w:r>
        <w:t xml:space="preserve"> Ajouter « document » à côté du mot « PDF »</w:t>
      </w:r>
    </w:p>
    <w:p w14:paraId="2A393ACB" w14:textId="1A71D43A" w:rsidR="00BF28B1" w:rsidRDefault="00BF28B1" w:rsidP="00013E68">
      <w:pPr>
        <w:pStyle w:val="Commentaire"/>
        <w:numPr>
          <w:ilvl w:val="0"/>
          <w:numId w:val="49"/>
        </w:numPr>
      </w:pPr>
      <w:r>
        <w:t xml:space="preserve"> Impléménetation de la base de données à finir</w:t>
      </w:r>
    </w:p>
    <w:p w14:paraId="4BDC0E8C" w14:textId="0125251A" w:rsidR="00BF28B1" w:rsidRDefault="00BF28B1" w:rsidP="00013E68">
      <w:pPr>
        <w:pStyle w:val="Commentaire"/>
        <w:numPr>
          <w:ilvl w:val="0"/>
          <w:numId w:val="49"/>
        </w:numPr>
      </w:pPr>
      <w:r>
        <w:t xml:space="preserve"> Partie Test à revoir</w:t>
      </w:r>
    </w:p>
    <w:p w14:paraId="41868695" w14:textId="7E778BC6" w:rsidR="00BF28B1" w:rsidRDefault="00BF28B1" w:rsidP="00013E68">
      <w:pPr>
        <w:pStyle w:val="Commentaire"/>
        <w:numPr>
          <w:ilvl w:val="0"/>
          <w:numId w:val="49"/>
        </w:numPr>
      </w:pPr>
      <w:r>
        <w:t xml:space="preserve"> Tests de la base de données à faire</w:t>
      </w:r>
    </w:p>
    <w:p w14:paraId="147197F0" w14:textId="2DB16CAC" w:rsidR="00BF28B1" w:rsidRDefault="00BF28B1" w:rsidP="00013E68">
      <w:pPr>
        <w:pStyle w:val="Commentaire"/>
        <w:numPr>
          <w:ilvl w:val="0"/>
          <w:numId w:val="49"/>
        </w:numPr>
      </w:pPr>
      <w:r>
        <w:t xml:space="preserve"> Vérifier les numéros des figures</w:t>
      </w:r>
    </w:p>
    <w:p w14:paraId="055C8738" w14:textId="4FB772A1" w:rsidR="00BF28B1" w:rsidRDefault="00BF28B1" w:rsidP="00731494">
      <w:pPr>
        <w:pStyle w:val="Commentaire"/>
        <w:numPr>
          <w:ilvl w:val="0"/>
          <w:numId w:val="49"/>
        </w:numPr>
      </w:pPr>
      <w:r>
        <w:t xml:space="preserve"> Mise en forme des images</w:t>
      </w:r>
    </w:p>
    <w:p w14:paraId="49C34B9C" w14:textId="1E7AC2AB" w:rsidR="00BF28B1" w:rsidRDefault="00BF28B1" w:rsidP="00731494">
      <w:pPr>
        <w:pStyle w:val="Commentaire"/>
        <w:numPr>
          <w:ilvl w:val="0"/>
          <w:numId w:val="49"/>
        </w:numPr>
      </w:pPr>
      <w:r>
        <w:t xml:space="preserve"> Mise en forme des tableaux</w:t>
      </w:r>
    </w:p>
    <w:p w14:paraId="2104358C" w14:textId="47CC67E9" w:rsidR="00BF28B1" w:rsidRDefault="00BF28B1" w:rsidP="00731494">
      <w:pPr>
        <w:pStyle w:val="Commentaire"/>
        <w:numPr>
          <w:ilvl w:val="0"/>
          <w:numId w:val="49"/>
        </w:numPr>
      </w:pPr>
      <w:r>
        <w:t xml:space="preserve"> Mettre à jour la table des matières</w:t>
      </w:r>
    </w:p>
    <w:p w14:paraId="5B2710A6" w14:textId="19C11BFE" w:rsidR="00BF28B1" w:rsidRDefault="00BF28B1" w:rsidP="00731494">
      <w:pPr>
        <w:pStyle w:val="Commentaire"/>
        <w:numPr>
          <w:ilvl w:val="0"/>
          <w:numId w:val="49"/>
        </w:numPr>
      </w:pPr>
      <w:r>
        <w:t xml:space="preserve"> Faire la mise en page</w:t>
      </w:r>
    </w:p>
    <w:p w14:paraId="361060F5" w14:textId="45DC59B2" w:rsidR="00BF28B1" w:rsidRDefault="00BF28B1" w:rsidP="00BD74BF">
      <w:pPr>
        <w:pStyle w:val="Commentaire"/>
        <w:numPr>
          <w:ilvl w:val="0"/>
          <w:numId w:val="49"/>
        </w:numPr>
      </w:pPr>
      <w:r>
        <w:t xml:space="preserve"> Faire le glossaire</w:t>
      </w:r>
    </w:p>
    <w:p w14:paraId="3073E232" w14:textId="2BF29384" w:rsidR="00BF28B1" w:rsidRDefault="00BF28B1">
      <w:pPr>
        <w:pStyle w:val="Commentaire"/>
      </w:pPr>
    </w:p>
  </w:comment>
  <w:comment w:id="2" w:author="Zanone Jérémie" w:date="2017-05-28T23:49:00Z" w:initials="ZJ">
    <w:p w14:paraId="6C3EC46A" w14:textId="0BD4931B" w:rsidR="00BF28B1" w:rsidRDefault="00BF28B1">
      <w:pPr>
        <w:pStyle w:val="Commentaire"/>
      </w:pPr>
      <w:r>
        <w:rPr>
          <w:rStyle w:val="Marquedecommentaire"/>
        </w:rPr>
        <w:annotationRef/>
      </w:r>
      <w:r>
        <w:t>Glossaire utile dans notre cas ?</w:t>
      </w:r>
    </w:p>
    <w:p w14:paraId="146CD585" w14:textId="45B1A4F8" w:rsidR="00BF28B1" w:rsidRDefault="00BF28B1">
      <w:pPr>
        <w:pStyle w:val="Commentaire"/>
      </w:pPr>
      <w:r>
        <w:t>Il y a aussi le point 2.2.2</w:t>
      </w:r>
    </w:p>
  </w:comment>
  <w:comment w:id="3" w:author="Invité" w:date="2017-05-29T09:28:00Z" w:initials="In">
    <w:p w14:paraId="7EB94889" w14:textId="79307F2F" w:rsidR="00BF28B1" w:rsidRDefault="00BF28B1">
      <w:pPr>
        <w:pStyle w:val="Commentaire"/>
      </w:pPr>
      <w:r>
        <w:rPr>
          <w:rStyle w:val="Marquedecommentaire"/>
        </w:rPr>
        <w:annotationRef/>
      </w:r>
      <w:r>
        <w:t>Ajouter « document » à côté du mot « PDF » : done</w:t>
      </w:r>
    </w:p>
  </w:comment>
  <w:comment w:id="4" w:author="Loan Lassalle" w:date="2017-05-20T16:18:00Z" w:initials="LL">
    <w:p w14:paraId="08EFF1D3" w14:textId="42C334BF" w:rsidR="00BF28B1" w:rsidRDefault="00BF28B1">
      <w:pPr>
        <w:pStyle w:val="Commentaire"/>
      </w:pPr>
      <w:r>
        <w:rPr>
          <w:rStyle w:val="Marquedecommentaire"/>
        </w:rPr>
        <w:annotationRef/>
      </w:r>
      <w:r>
        <w:t>A mettre à jour</w:t>
      </w:r>
    </w:p>
  </w:comment>
  <w:comment w:id="88" w:author="Loan Lassalle" w:date="2017-05-20T15:32:00Z" w:initials="LL">
    <w:p w14:paraId="03B9AC05" w14:textId="1BBEDEB5" w:rsidR="00BF28B1" w:rsidRDefault="00BF28B1">
      <w:pPr>
        <w:pStyle w:val="Commentaire"/>
      </w:pPr>
      <w:r>
        <w:rPr>
          <w:rStyle w:val="Marquedecommentaire"/>
        </w:rPr>
        <w:annotationRef/>
      </w:r>
      <w:r>
        <w:t>Vérifier si tous les outils de conception ont été rédigés</w:t>
      </w:r>
    </w:p>
  </w:comment>
  <w:comment w:id="107" w:author="Loan Lassalle" w:date="2017-05-28T20:19:00Z" w:initials="LL">
    <w:p w14:paraId="041E4DEF" w14:textId="023FF312" w:rsidR="00BF28B1" w:rsidRDefault="00BF28B1">
      <w:pPr>
        <w:pStyle w:val="Commentaire"/>
      </w:pPr>
      <w:r>
        <w:rPr>
          <w:rStyle w:val="Marquedecommentaire"/>
        </w:rPr>
        <w:annotationRef/>
      </w:r>
      <w:r>
        <w:t>Refaire la description des cas d’utilisations</w:t>
      </w:r>
    </w:p>
  </w:comment>
  <w:comment w:id="126" w:author="Loan Lassalle" w:date="2017-05-29T00:25:00Z" w:initials="LL">
    <w:p w14:paraId="41289C48" w14:textId="77777777" w:rsidR="00BF28B1" w:rsidRDefault="00BF28B1">
      <w:pPr>
        <w:pStyle w:val="Commentaire"/>
      </w:pPr>
      <w:r>
        <w:rPr>
          <w:rStyle w:val="Marquedecommentaire"/>
        </w:rPr>
        <w:annotationRef/>
      </w:r>
      <w:r>
        <w:t>Je n’ai pas compirs</w:t>
      </w:r>
    </w:p>
    <w:p w14:paraId="275D4291" w14:textId="38F4B6A9" w:rsidR="00BF28B1" w:rsidRDefault="00BF28B1">
      <w:pPr>
        <w:pStyle w:val="Commentaire"/>
      </w:pPr>
      <w:r>
        <w:t>Je ne trouve pas ça cohérent</w:t>
      </w:r>
    </w:p>
    <w:p w14:paraId="6CA6E93F" w14:textId="38829F5E" w:rsidR="00BF28B1" w:rsidRDefault="00BF28B1">
      <w:pPr>
        <w:pStyle w:val="Commentaire"/>
      </w:pPr>
      <w:r>
        <w:t>Je trouve que les idées ne sont pas liées</w:t>
      </w:r>
    </w:p>
  </w:comment>
  <w:comment w:id="127" w:author="camilo.microsoft@pinedaserna.org" w:date="2017-05-29T06:42:00Z" w:initials="c">
    <w:p w14:paraId="68C8EB27" w14:textId="1A973C78" w:rsidR="00BF28B1" w:rsidRDefault="00BF28B1">
      <w:pPr>
        <w:pStyle w:val="Commentaire"/>
      </w:pPr>
      <w:r>
        <w:rPr>
          <w:rStyle w:val="Marquedecommentaire"/>
        </w:rPr>
        <w:annotationRef/>
      </w:r>
      <w:r>
        <w:t>3 dates : une de création, une de début et une de fin ? ou bien début et création vont ensemble ?</w:t>
      </w:r>
    </w:p>
  </w:comment>
  <w:comment w:id="146" w:author="Loan Lassalle" w:date="2017-05-29T00:53:00Z" w:initials="LL">
    <w:p w14:paraId="41A46042" w14:textId="77777777" w:rsidR="00BF28B1" w:rsidRDefault="00BF28B1" w:rsidP="000D50EC">
      <w:pPr>
        <w:pStyle w:val="Commentaire"/>
      </w:pPr>
      <w:r>
        <w:rPr>
          <w:rStyle w:val="Marquedecommentaire"/>
        </w:rPr>
        <w:annotationRef/>
      </w:r>
      <w:r>
        <w:rPr>
          <w:rStyle w:val="Marquedecommentaire"/>
        </w:rPr>
        <w:annotationRef/>
      </w:r>
      <w:r>
        <w:t>Je n’ai pas compirs</w:t>
      </w:r>
    </w:p>
    <w:p w14:paraId="5A0D9BA4" w14:textId="77777777" w:rsidR="00BF28B1" w:rsidRDefault="00BF28B1" w:rsidP="000D50EC">
      <w:pPr>
        <w:pStyle w:val="Commentaire"/>
      </w:pPr>
      <w:r>
        <w:t>Je ne trouve pas ça cohérent</w:t>
      </w:r>
    </w:p>
    <w:p w14:paraId="0CAF5943" w14:textId="5025C72B" w:rsidR="00BF28B1" w:rsidRDefault="00BF28B1">
      <w:pPr>
        <w:pStyle w:val="Commentaire"/>
      </w:pPr>
      <w:r>
        <w:t>Je trouve que les idées ne sont pas liées</w:t>
      </w:r>
    </w:p>
  </w:comment>
  <w:comment w:id="156" w:author="Loan Lassalle" w:date="2017-05-29T00:54:00Z" w:initials="LL">
    <w:p w14:paraId="0DCB1CEB" w14:textId="1B21706C" w:rsidR="00BF28B1" w:rsidRDefault="00BF28B1" w:rsidP="00771A1C">
      <w:pPr>
        <w:pStyle w:val="Commentaire"/>
      </w:pPr>
      <w:r>
        <w:rPr>
          <w:rStyle w:val="Marquedecommentaire"/>
        </w:rPr>
        <w:annotationRef/>
      </w:r>
      <w:r>
        <w:rPr>
          <w:rStyle w:val="Marquedecommentaire"/>
        </w:rPr>
        <w:annotationRef/>
      </w:r>
      <w:r>
        <w:t>Je n’ai pas compirs (émettre une localisation ?)</w:t>
      </w:r>
    </w:p>
    <w:p w14:paraId="4421093F" w14:textId="77777777" w:rsidR="00BF28B1" w:rsidRDefault="00BF28B1" w:rsidP="00771A1C">
      <w:pPr>
        <w:pStyle w:val="Commentaire"/>
      </w:pPr>
      <w:r>
        <w:t>Je ne trouve pas ça cohérent</w:t>
      </w:r>
    </w:p>
    <w:p w14:paraId="0BA35C7A" w14:textId="256A6192" w:rsidR="00BF28B1" w:rsidRDefault="00BF28B1">
      <w:pPr>
        <w:pStyle w:val="Commentaire"/>
      </w:pPr>
      <w:r>
        <w:t>Je trouve que les idées ne sont pas liées</w:t>
      </w:r>
    </w:p>
  </w:comment>
  <w:comment w:id="302" w:author="Loan Lassalle" w:date="2017-05-29T09:57:00Z" w:initials="LL">
    <w:p w14:paraId="407AD341" w14:textId="21CB8620" w:rsidR="00BF28B1" w:rsidRDefault="00BF28B1">
      <w:pPr>
        <w:pStyle w:val="Commentaire"/>
      </w:pPr>
      <w:r>
        <w:rPr>
          <w:rStyle w:val="Marquedecommentaire"/>
        </w:rPr>
        <w:annotationRef/>
      </w:r>
      <w:r>
        <w:t>A finir</w:t>
      </w:r>
    </w:p>
  </w:comment>
  <w:comment w:id="338" w:author="Loan Lassalle" w:date="2017-05-29T09:58:00Z" w:initials="LL">
    <w:p w14:paraId="4AC5421D" w14:textId="6CD988E2" w:rsidR="00BF28B1" w:rsidRDefault="00BF28B1">
      <w:pPr>
        <w:pStyle w:val="Commentaire"/>
      </w:pPr>
      <w:r>
        <w:rPr>
          <w:rStyle w:val="Marquedecommentaire"/>
        </w:rPr>
        <w:annotationRef/>
      </w:r>
      <w:r>
        <w:t>A revoir</w:t>
      </w:r>
    </w:p>
  </w:comment>
  <w:comment w:id="392" w:author="Loan Lassalle" w:date="2017-05-29T09:59:00Z" w:initials="LL">
    <w:p w14:paraId="059EAE12" w14:textId="4FDDDD9B" w:rsidR="00BF28B1" w:rsidRDefault="00BF28B1">
      <w:pPr>
        <w:pStyle w:val="Commentaire"/>
      </w:pPr>
      <w:r>
        <w:rPr>
          <w:rStyle w:val="Marquedecommentaire"/>
        </w:rPr>
        <w:annotationRef/>
      </w:r>
      <w:r>
        <w:t>A faire</w:t>
      </w:r>
    </w:p>
  </w:comment>
  <w:comment w:id="412" w:author="Loan Lassalle" w:date="2017-05-20T14:50:00Z" w:initials="LL">
    <w:p w14:paraId="233E2669" w14:textId="70A649F9" w:rsidR="00BF28B1" w:rsidRDefault="00BF28B1">
      <w:pPr>
        <w:pStyle w:val="Commentaire"/>
      </w:pPr>
      <w:r>
        <w:rPr>
          <w:rStyle w:val="Marquedecommentaire"/>
        </w:rPr>
        <w:annotationRef/>
      </w:r>
      <w:r>
        <w:t>Tests effectués lors de la mise en commun des différents composants</w:t>
      </w:r>
    </w:p>
    <w:p w14:paraId="0EFA8DCC" w14:textId="0B24AD78" w:rsidR="00BF28B1" w:rsidRDefault="00BF28B1" w:rsidP="00695F86">
      <w:pPr>
        <w:pStyle w:val="Commentaire"/>
      </w:pPr>
    </w:p>
    <w:p w14:paraId="3670BDD5" w14:textId="79D947DB" w:rsidR="00BF28B1" w:rsidRDefault="00BF28B1" w:rsidP="00695F86">
      <w:pPr>
        <w:pStyle w:val="Commentaire"/>
      </w:pPr>
      <w:r>
        <w:t>Les tests d’intégrations ont été fait rapidement car il fallait simplment vérifier la génération et le contenu des documents PDF</w:t>
      </w:r>
    </w:p>
    <w:p w14:paraId="1FA6A4C8" w14:textId="45A4E469" w:rsidR="00BF28B1" w:rsidRDefault="00BF28B1" w:rsidP="00695F86">
      <w:pPr>
        <w:pStyle w:val="Commentaire"/>
      </w:pPr>
      <w:r>
        <w:t>PDF et DB Idem que la carte interactive</w:t>
      </w:r>
    </w:p>
  </w:comment>
  <w:comment w:id="506" w:author="Loan Lassalle" w:date="2017-05-29T12:16:00Z" w:initials="LL">
    <w:p w14:paraId="7EE27935" w14:textId="24DBADCE" w:rsidR="001312AD" w:rsidRDefault="001312AD">
      <w:pPr>
        <w:pStyle w:val="Commentaire"/>
      </w:pPr>
      <w:r>
        <w:rPr>
          <w:rStyle w:val="Marquedecommentaire"/>
        </w:rPr>
        <w:annotationRef/>
      </w:r>
      <w:r>
        <w:t>A insérer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73E232" w15:done="0"/>
  <w15:commentEx w15:paraId="146CD585" w15:paraIdParent="3073E232" w15:done="0"/>
  <w15:commentEx w15:paraId="7EB94889" w15:paraIdParent="3073E232" w15:done="0"/>
  <w15:commentEx w15:paraId="08EFF1D3" w15:done="0"/>
  <w15:commentEx w15:paraId="03B9AC05" w15:done="0"/>
  <w15:commentEx w15:paraId="041E4DEF" w15:done="0"/>
  <w15:commentEx w15:paraId="6CA6E93F" w15:done="0"/>
  <w15:commentEx w15:paraId="68C8EB27" w15:done="0"/>
  <w15:commentEx w15:paraId="0CAF5943" w15:done="0"/>
  <w15:commentEx w15:paraId="0BA35C7A" w15:done="0"/>
  <w15:commentEx w15:paraId="407AD341" w15:done="0"/>
  <w15:commentEx w15:paraId="4AC5421D" w15:done="0"/>
  <w15:commentEx w15:paraId="059EAE12" w15:done="0"/>
  <w15:commentEx w15:paraId="1FA6A4C8" w15:done="0"/>
  <w15:commentEx w15:paraId="7EE2793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0F3A3" w14:textId="77777777" w:rsidR="00BF28B1" w:rsidRDefault="00BF28B1" w:rsidP="004C26B4">
      <w:pPr>
        <w:spacing w:after="0"/>
      </w:pPr>
      <w:r>
        <w:separator/>
      </w:r>
    </w:p>
  </w:endnote>
  <w:endnote w:type="continuationSeparator" w:id="0">
    <w:p w14:paraId="758308B9" w14:textId="77777777" w:rsidR="00BF28B1" w:rsidRDefault="00BF28B1" w:rsidP="004C26B4">
      <w:pPr>
        <w:spacing w:after="0"/>
      </w:pPr>
      <w:r>
        <w:continuationSeparator/>
      </w:r>
    </w:p>
  </w:endnote>
  <w:endnote w:type="continuationNotice" w:id="1">
    <w:p w14:paraId="78EB5BB8" w14:textId="77777777" w:rsidR="00BF28B1" w:rsidRDefault="00BF28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2C43" w14:textId="673809AC" w:rsidR="00BF28B1" w:rsidRPr="0063155A" w:rsidRDefault="00756538" w:rsidP="00B92845">
    <w:r>
      <w:fldChar w:fldCharType="begin"/>
    </w:r>
    <w:r>
      <w:instrText xml:space="preserve"> TITLE   \* MERGEFORMAT </w:instrText>
    </w:r>
    <w:r>
      <w:fldChar w:fldCharType="separate"/>
    </w:r>
    <w:r w:rsidR="00BF28B1" w:rsidRPr="0063155A">
      <w:t>SmartCity</w:t>
    </w:r>
    <w:r>
      <w:fldChar w:fldCharType="end"/>
    </w:r>
    <w:r w:rsidR="00BF28B1" w:rsidRPr="0063155A">
      <w:ptab w:relativeTo="margin" w:alignment="center" w:leader="none"/>
    </w:r>
    <w:r w:rsidR="00BF28B1" w:rsidRPr="0063155A">
      <w:rPr>
        <w:noProof/>
      </w:rPr>
      <w:fldChar w:fldCharType="begin"/>
    </w:r>
    <w:r w:rsidR="00BF28B1" w:rsidRPr="0063155A">
      <w:instrText xml:space="preserve"> PAGE  \* Arabic  \* MERGEFORMAT </w:instrText>
    </w:r>
    <w:r w:rsidR="00BF28B1" w:rsidRPr="0063155A">
      <w:fldChar w:fldCharType="separate"/>
    </w:r>
    <w:r>
      <w:rPr>
        <w:noProof/>
      </w:rPr>
      <w:t>2</w:t>
    </w:r>
    <w:r w:rsidR="00BF28B1" w:rsidRPr="0063155A">
      <w:rPr>
        <w:noProof/>
      </w:rPr>
      <w:fldChar w:fldCharType="end"/>
    </w:r>
    <w:r w:rsidR="00BF28B1" w:rsidRPr="0063155A">
      <w:ptab w:relativeTo="margin" w:alignment="right" w:leader="none"/>
    </w:r>
    <w:r>
      <w:fldChar w:fldCharType="begin"/>
    </w:r>
    <w:r>
      <w:instrText xml:space="preserve"> STYLEREF  "Titre 1"  \* MERGEFORMAT </w:instrText>
    </w:r>
    <w:r>
      <w:fldChar w:fldCharType="separate"/>
    </w:r>
    <w:r w:rsidRPr="00756538">
      <w:rPr>
        <w:bCs/>
        <w:noProof/>
        <w:lang w:val="en-US"/>
      </w:rPr>
      <w:t>Table</w:t>
    </w:r>
    <w:r>
      <w:rPr>
        <w:noProof/>
      </w:rPr>
      <w:t xml:space="preserve"> des matières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70DA4" w14:textId="77777777" w:rsidR="00BF28B1" w:rsidRDefault="00BF28B1" w:rsidP="004C26B4">
      <w:pPr>
        <w:spacing w:after="0"/>
      </w:pPr>
      <w:r>
        <w:separator/>
      </w:r>
    </w:p>
  </w:footnote>
  <w:footnote w:type="continuationSeparator" w:id="0">
    <w:p w14:paraId="40E7EAED" w14:textId="77777777" w:rsidR="00BF28B1" w:rsidRDefault="00BF28B1" w:rsidP="004C26B4">
      <w:pPr>
        <w:spacing w:after="0"/>
      </w:pPr>
      <w:r>
        <w:continuationSeparator/>
      </w:r>
    </w:p>
  </w:footnote>
  <w:footnote w:type="continuationNotice" w:id="1">
    <w:p w14:paraId="6FA5521F" w14:textId="77777777" w:rsidR="00BF28B1" w:rsidRDefault="00BF28B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3F91" w14:textId="77777777" w:rsidR="00BF28B1" w:rsidRDefault="00BF28B1" w:rsidP="00F75770">
    <w:pPr>
      <w:pStyle w:val="En-tte"/>
    </w:pPr>
    <w:r w:rsidRPr="0055185B">
      <w:rPr>
        <w:noProof/>
        <w:lang w:eastAsia="fr-FR"/>
      </w:rPr>
      <w:drawing>
        <wp:anchor distT="0" distB="0" distL="114300" distR="114300" simplePos="0" relativeHeight="251658241" behindDoc="0" locked="0" layoutInCell="1" allowOverlap="1" wp14:anchorId="382BB009" wp14:editId="7F0D0D73">
          <wp:simplePos x="0" y="0"/>
          <wp:positionH relativeFrom="margin">
            <wp:posOffset>-365677</wp:posOffset>
          </wp:positionH>
          <wp:positionV relativeFrom="paragraph">
            <wp:posOffset>-36195</wp:posOffset>
          </wp:positionV>
          <wp:extent cx="1571625" cy="484505"/>
          <wp:effectExtent l="0" t="0" r="9525" b="0"/>
          <wp:wrapSquare wrapText="bothSides"/>
          <wp:docPr id="8" name="Image 8"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p>
  <w:p w14:paraId="1699D9D5" w14:textId="7B1345B0" w:rsidR="00BF28B1" w:rsidRDefault="00BF28B1">
    <w:pPr>
      <w:pStyle w:val="En-tte"/>
    </w:pPr>
  </w:p>
  <w:p w14:paraId="52DBBF12" w14:textId="77777777" w:rsidR="00BF28B1" w:rsidRDefault="00BF28B1">
    <w:pPr>
      <w:pStyle w:val="En-tte"/>
    </w:pPr>
  </w:p>
  <w:p w14:paraId="42F84294" w14:textId="77777777" w:rsidR="00BF28B1" w:rsidRPr="008E1936" w:rsidRDefault="00BF28B1" w:rsidP="008E193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E70A9" w14:textId="792313DB" w:rsidR="00BF28B1" w:rsidRDefault="00BF28B1" w:rsidP="0063155A">
    <w:pPr>
      <w:tabs>
        <w:tab w:val="right" w:pos="6977"/>
      </w:tabs>
    </w:pPr>
    <w:r w:rsidRPr="0055185B">
      <w:rPr>
        <w:noProof/>
        <w:lang w:eastAsia="fr-FR"/>
      </w:rPr>
      <w:drawing>
        <wp:anchor distT="0" distB="0" distL="114300" distR="114300" simplePos="0" relativeHeight="251658240" behindDoc="0" locked="0" layoutInCell="1" allowOverlap="1" wp14:anchorId="55CF01E2" wp14:editId="6778F4E2">
          <wp:simplePos x="0" y="0"/>
          <wp:positionH relativeFrom="margin">
            <wp:posOffset>-365677</wp:posOffset>
          </wp:positionH>
          <wp:positionV relativeFrom="paragraph">
            <wp:posOffset>-36195</wp:posOffset>
          </wp:positionV>
          <wp:extent cx="1571625" cy="484505"/>
          <wp:effectExtent l="0" t="0" r="9525" b="0"/>
          <wp:wrapSquare wrapText="bothSides"/>
          <wp:docPr id="6" name="Image 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r>
      <w:tab/>
    </w:r>
  </w:p>
  <w:p w14:paraId="2BD6D7CB" w14:textId="5CDB3BFF" w:rsidR="00BF28B1" w:rsidRDefault="00BF28B1" w:rsidP="00B92845">
    <w:r>
      <w:t>| TIC – Technologies de l’Information et de la Communication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A6F"/>
    <w:multiLevelType w:val="hybridMultilevel"/>
    <w:tmpl w:val="775C9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F43E6F"/>
    <w:multiLevelType w:val="hybridMultilevel"/>
    <w:tmpl w:val="D3B8E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207426"/>
    <w:multiLevelType w:val="hybridMultilevel"/>
    <w:tmpl w:val="3C32D846"/>
    <w:lvl w:ilvl="0" w:tplc="975C088C">
      <w:start w:val="1"/>
      <w:numFmt w:val="decimal"/>
      <w:lvlText w:val="%1."/>
      <w:lvlJc w:val="left"/>
      <w:pPr>
        <w:ind w:left="720" w:hanging="360"/>
      </w:pPr>
    </w:lvl>
    <w:lvl w:ilvl="1" w:tplc="53A8D350">
      <w:start w:val="1"/>
      <w:numFmt w:val="lowerLetter"/>
      <w:lvlText w:val="%2."/>
      <w:lvlJc w:val="left"/>
      <w:pPr>
        <w:ind w:left="1440" w:hanging="360"/>
      </w:pPr>
    </w:lvl>
    <w:lvl w:ilvl="2" w:tplc="5BB8022A">
      <w:start w:val="1"/>
      <w:numFmt w:val="lowerRoman"/>
      <w:lvlText w:val="%3."/>
      <w:lvlJc w:val="right"/>
      <w:pPr>
        <w:ind w:left="2160" w:hanging="180"/>
      </w:pPr>
    </w:lvl>
    <w:lvl w:ilvl="3" w:tplc="56CE89EC">
      <w:start w:val="1"/>
      <w:numFmt w:val="decimal"/>
      <w:lvlText w:val="%4."/>
      <w:lvlJc w:val="left"/>
      <w:pPr>
        <w:ind w:left="2880" w:hanging="360"/>
      </w:pPr>
    </w:lvl>
    <w:lvl w:ilvl="4" w:tplc="854892B0">
      <w:start w:val="1"/>
      <w:numFmt w:val="lowerLetter"/>
      <w:lvlText w:val="%5."/>
      <w:lvlJc w:val="left"/>
      <w:pPr>
        <w:ind w:left="3600" w:hanging="360"/>
      </w:pPr>
    </w:lvl>
    <w:lvl w:ilvl="5" w:tplc="D1345B02">
      <w:start w:val="1"/>
      <w:numFmt w:val="lowerRoman"/>
      <w:lvlText w:val="%6."/>
      <w:lvlJc w:val="right"/>
      <w:pPr>
        <w:ind w:left="4320" w:hanging="180"/>
      </w:pPr>
    </w:lvl>
    <w:lvl w:ilvl="6" w:tplc="C93488AC">
      <w:start w:val="1"/>
      <w:numFmt w:val="decimal"/>
      <w:lvlText w:val="%7."/>
      <w:lvlJc w:val="left"/>
      <w:pPr>
        <w:ind w:left="5040" w:hanging="360"/>
      </w:pPr>
    </w:lvl>
    <w:lvl w:ilvl="7" w:tplc="A35C8B10">
      <w:start w:val="1"/>
      <w:numFmt w:val="lowerLetter"/>
      <w:lvlText w:val="%8."/>
      <w:lvlJc w:val="left"/>
      <w:pPr>
        <w:ind w:left="5760" w:hanging="360"/>
      </w:pPr>
    </w:lvl>
    <w:lvl w:ilvl="8" w:tplc="6E6EFD80">
      <w:start w:val="1"/>
      <w:numFmt w:val="lowerRoman"/>
      <w:lvlText w:val="%9."/>
      <w:lvlJc w:val="right"/>
      <w:pPr>
        <w:ind w:left="6480" w:hanging="180"/>
      </w:pPr>
    </w:lvl>
  </w:abstractNum>
  <w:abstractNum w:abstractNumId="3" w15:restartNumberingAfterBreak="0">
    <w:nsid w:val="07E03EF6"/>
    <w:multiLevelType w:val="hybridMultilevel"/>
    <w:tmpl w:val="4DD8D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BF020B"/>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26CC"/>
    <w:multiLevelType w:val="hybridMultilevel"/>
    <w:tmpl w:val="2A7C4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B07982"/>
    <w:multiLevelType w:val="hybridMultilevel"/>
    <w:tmpl w:val="A87E7EC6"/>
    <w:lvl w:ilvl="0" w:tplc="FF285CF2">
      <w:start w:val="1"/>
      <w:numFmt w:val="decimal"/>
      <w:lvlText w:val="%1."/>
      <w:lvlJc w:val="left"/>
      <w:pPr>
        <w:ind w:left="720" w:hanging="360"/>
      </w:pPr>
    </w:lvl>
    <w:lvl w:ilvl="1" w:tplc="1AE2AF9C">
      <w:start w:val="1"/>
      <w:numFmt w:val="lowerLetter"/>
      <w:lvlText w:val="%2."/>
      <w:lvlJc w:val="left"/>
      <w:pPr>
        <w:ind w:left="1440" w:hanging="360"/>
      </w:pPr>
    </w:lvl>
    <w:lvl w:ilvl="2" w:tplc="6C9882EC">
      <w:start w:val="1"/>
      <w:numFmt w:val="lowerRoman"/>
      <w:lvlText w:val="%3."/>
      <w:lvlJc w:val="right"/>
      <w:pPr>
        <w:ind w:left="2160" w:hanging="180"/>
      </w:pPr>
    </w:lvl>
    <w:lvl w:ilvl="3" w:tplc="2F342300">
      <w:start w:val="1"/>
      <w:numFmt w:val="decimal"/>
      <w:lvlText w:val="%4."/>
      <w:lvlJc w:val="left"/>
      <w:pPr>
        <w:ind w:left="2880" w:hanging="360"/>
      </w:pPr>
    </w:lvl>
    <w:lvl w:ilvl="4" w:tplc="2276840C">
      <w:start w:val="1"/>
      <w:numFmt w:val="lowerLetter"/>
      <w:lvlText w:val="%5."/>
      <w:lvlJc w:val="left"/>
      <w:pPr>
        <w:ind w:left="3600" w:hanging="360"/>
      </w:pPr>
    </w:lvl>
    <w:lvl w:ilvl="5" w:tplc="30D4B204">
      <w:start w:val="1"/>
      <w:numFmt w:val="lowerRoman"/>
      <w:lvlText w:val="%6."/>
      <w:lvlJc w:val="right"/>
      <w:pPr>
        <w:ind w:left="4320" w:hanging="180"/>
      </w:pPr>
    </w:lvl>
    <w:lvl w:ilvl="6" w:tplc="CE784E48">
      <w:start w:val="1"/>
      <w:numFmt w:val="decimal"/>
      <w:lvlText w:val="%7."/>
      <w:lvlJc w:val="left"/>
      <w:pPr>
        <w:ind w:left="5040" w:hanging="360"/>
      </w:pPr>
    </w:lvl>
    <w:lvl w:ilvl="7" w:tplc="9DBE05C4">
      <w:start w:val="1"/>
      <w:numFmt w:val="lowerLetter"/>
      <w:lvlText w:val="%8."/>
      <w:lvlJc w:val="left"/>
      <w:pPr>
        <w:ind w:left="5760" w:hanging="360"/>
      </w:pPr>
    </w:lvl>
    <w:lvl w:ilvl="8" w:tplc="8D5C7EEE">
      <w:start w:val="1"/>
      <w:numFmt w:val="lowerRoman"/>
      <w:lvlText w:val="%9."/>
      <w:lvlJc w:val="right"/>
      <w:pPr>
        <w:ind w:left="6480" w:hanging="180"/>
      </w:pPr>
    </w:lvl>
  </w:abstractNum>
  <w:abstractNum w:abstractNumId="7" w15:restartNumberingAfterBreak="0">
    <w:nsid w:val="14762AD9"/>
    <w:multiLevelType w:val="hybridMultilevel"/>
    <w:tmpl w:val="F3827094"/>
    <w:lvl w:ilvl="0" w:tplc="4B84573E">
      <w:start w:val="1"/>
      <w:numFmt w:val="bullet"/>
      <w:lvlText w:val=""/>
      <w:lvlJc w:val="left"/>
      <w:pPr>
        <w:ind w:left="720" w:hanging="360"/>
      </w:pPr>
      <w:rPr>
        <w:rFonts w:ascii="Symbol" w:hAnsi="Symbol" w:hint="default"/>
      </w:rPr>
    </w:lvl>
    <w:lvl w:ilvl="1" w:tplc="55DC2D0E">
      <w:start w:val="1"/>
      <w:numFmt w:val="bullet"/>
      <w:lvlText w:val="o"/>
      <w:lvlJc w:val="left"/>
      <w:pPr>
        <w:ind w:left="1440" w:hanging="360"/>
      </w:pPr>
      <w:rPr>
        <w:rFonts w:ascii="Courier New" w:hAnsi="Courier New" w:hint="default"/>
      </w:rPr>
    </w:lvl>
    <w:lvl w:ilvl="2" w:tplc="FDF662AC">
      <w:start w:val="1"/>
      <w:numFmt w:val="bullet"/>
      <w:lvlText w:val=""/>
      <w:lvlJc w:val="left"/>
      <w:pPr>
        <w:ind w:left="2160" w:hanging="360"/>
      </w:pPr>
      <w:rPr>
        <w:rFonts w:ascii="Wingdings" w:hAnsi="Wingdings" w:hint="default"/>
      </w:rPr>
    </w:lvl>
    <w:lvl w:ilvl="3" w:tplc="EBD274FA">
      <w:start w:val="1"/>
      <w:numFmt w:val="bullet"/>
      <w:lvlText w:val=""/>
      <w:lvlJc w:val="left"/>
      <w:pPr>
        <w:ind w:left="2880" w:hanging="360"/>
      </w:pPr>
      <w:rPr>
        <w:rFonts w:ascii="Symbol" w:hAnsi="Symbol" w:hint="default"/>
      </w:rPr>
    </w:lvl>
    <w:lvl w:ilvl="4" w:tplc="049C12BC">
      <w:start w:val="1"/>
      <w:numFmt w:val="bullet"/>
      <w:lvlText w:val="o"/>
      <w:lvlJc w:val="left"/>
      <w:pPr>
        <w:ind w:left="3600" w:hanging="360"/>
      </w:pPr>
      <w:rPr>
        <w:rFonts w:ascii="Courier New" w:hAnsi="Courier New" w:hint="default"/>
      </w:rPr>
    </w:lvl>
    <w:lvl w:ilvl="5" w:tplc="25D6EB34">
      <w:start w:val="1"/>
      <w:numFmt w:val="bullet"/>
      <w:lvlText w:val=""/>
      <w:lvlJc w:val="left"/>
      <w:pPr>
        <w:ind w:left="4320" w:hanging="360"/>
      </w:pPr>
      <w:rPr>
        <w:rFonts w:ascii="Wingdings" w:hAnsi="Wingdings" w:hint="default"/>
      </w:rPr>
    </w:lvl>
    <w:lvl w:ilvl="6" w:tplc="C3E270BA">
      <w:start w:val="1"/>
      <w:numFmt w:val="bullet"/>
      <w:lvlText w:val=""/>
      <w:lvlJc w:val="left"/>
      <w:pPr>
        <w:ind w:left="5040" w:hanging="360"/>
      </w:pPr>
      <w:rPr>
        <w:rFonts w:ascii="Symbol" w:hAnsi="Symbol" w:hint="default"/>
      </w:rPr>
    </w:lvl>
    <w:lvl w:ilvl="7" w:tplc="19C03618">
      <w:start w:val="1"/>
      <w:numFmt w:val="bullet"/>
      <w:lvlText w:val="o"/>
      <w:lvlJc w:val="left"/>
      <w:pPr>
        <w:ind w:left="5760" w:hanging="360"/>
      </w:pPr>
      <w:rPr>
        <w:rFonts w:ascii="Courier New" w:hAnsi="Courier New" w:hint="default"/>
      </w:rPr>
    </w:lvl>
    <w:lvl w:ilvl="8" w:tplc="B8A41B78">
      <w:start w:val="1"/>
      <w:numFmt w:val="bullet"/>
      <w:lvlText w:val=""/>
      <w:lvlJc w:val="left"/>
      <w:pPr>
        <w:ind w:left="6480" w:hanging="360"/>
      </w:pPr>
      <w:rPr>
        <w:rFonts w:ascii="Wingdings" w:hAnsi="Wingdings" w:hint="default"/>
      </w:rPr>
    </w:lvl>
  </w:abstractNum>
  <w:abstractNum w:abstractNumId="8" w15:restartNumberingAfterBreak="0">
    <w:nsid w:val="18757FD2"/>
    <w:multiLevelType w:val="hybridMultilevel"/>
    <w:tmpl w:val="C5B43CC4"/>
    <w:lvl w:ilvl="0" w:tplc="BF802E1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8527ED"/>
    <w:multiLevelType w:val="hybridMultilevel"/>
    <w:tmpl w:val="F054688E"/>
    <w:lvl w:ilvl="0" w:tplc="68F855B8">
      <w:start w:val="1"/>
      <w:numFmt w:val="decimal"/>
      <w:lvlText w:val="%1."/>
      <w:lvlJc w:val="left"/>
      <w:pPr>
        <w:ind w:left="720" w:hanging="360"/>
      </w:pPr>
    </w:lvl>
    <w:lvl w:ilvl="1" w:tplc="F6301D9C">
      <w:start w:val="1"/>
      <w:numFmt w:val="lowerLetter"/>
      <w:lvlText w:val="%2."/>
      <w:lvlJc w:val="left"/>
      <w:pPr>
        <w:ind w:left="1440" w:hanging="360"/>
      </w:pPr>
    </w:lvl>
    <w:lvl w:ilvl="2" w:tplc="3DF2FC4C">
      <w:start w:val="1"/>
      <w:numFmt w:val="lowerRoman"/>
      <w:lvlText w:val="%3."/>
      <w:lvlJc w:val="right"/>
      <w:pPr>
        <w:ind w:left="2160" w:hanging="180"/>
      </w:pPr>
    </w:lvl>
    <w:lvl w:ilvl="3" w:tplc="8A3EE022">
      <w:start w:val="1"/>
      <w:numFmt w:val="decimal"/>
      <w:lvlText w:val="%4."/>
      <w:lvlJc w:val="left"/>
      <w:pPr>
        <w:ind w:left="2880" w:hanging="360"/>
      </w:pPr>
    </w:lvl>
    <w:lvl w:ilvl="4" w:tplc="17B00306">
      <w:start w:val="1"/>
      <w:numFmt w:val="lowerLetter"/>
      <w:lvlText w:val="%5."/>
      <w:lvlJc w:val="left"/>
      <w:pPr>
        <w:ind w:left="3600" w:hanging="360"/>
      </w:pPr>
    </w:lvl>
    <w:lvl w:ilvl="5" w:tplc="53FC77CA">
      <w:start w:val="1"/>
      <w:numFmt w:val="lowerRoman"/>
      <w:lvlText w:val="%6."/>
      <w:lvlJc w:val="right"/>
      <w:pPr>
        <w:ind w:left="4320" w:hanging="180"/>
      </w:pPr>
    </w:lvl>
    <w:lvl w:ilvl="6" w:tplc="F0DE381C">
      <w:start w:val="1"/>
      <w:numFmt w:val="decimal"/>
      <w:lvlText w:val="%7."/>
      <w:lvlJc w:val="left"/>
      <w:pPr>
        <w:ind w:left="5040" w:hanging="360"/>
      </w:pPr>
    </w:lvl>
    <w:lvl w:ilvl="7" w:tplc="D400B78E">
      <w:start w:val="1"/>
      <w:numFmt w:val="lowerLetter"/>
      <w:lvlText w:val="%8."/>
      <w:lvlJc w:val="left"/>
      <w:pPr>
        <w:ind w:left="5760" w:hanging="360"/>
      </w:pPr>
    </w:lvl>
    <w:lvl w:ilvl="8" w:tplc="511ABF7A">
      <w:start w:val="1"/>
      <w:numFmt w:val="lowerRoman"/>
      <w:lvlText w:val="%9."/>
      <w:lvlJc w:val="right"/>
      <w:pPr>
        <w:ind w:left="6480" w:hanging="180"/>
      </w:pPr>
    </w:lvl>
  </w:abstractNum>
  <w:abstractNum w:abstractNumId="10" w15:restartNumberingAfterBreak="0">
    <w:nsid w:val="1B7D2E27"/>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F400ACD"/>
    <w:multiLevelType w:val="hybridMultilevel"/>
    <w:tmpl w:val="FB26636A"/>
    <w:lvl w:ilvl="0" w:tplc="785A9466">
      <w:start w:val="1"/>
      <w:numFmt w:val="bullet"/>
      <w:lvlText w:val=""/>
      <w:lvlJc w:val="left"/>
      <w:pPr>
        <w:ind w:left="720" w:hanging="360"/>
      </w:pPr>
      <w:rPr>
        <w:rFonts w:ascii="Symbol" w:hAnsi="Symbol" w:hint="default"/>
      </w:rPr>
    </w:lvl>
    <w:lvl w:ilvl="1" w:tplc="92C65334">
      <w:start w:val="1"/>
      <w:numFmt w:val="bullet"/>
      <w:lvlText w:val="o"/>
      <w:lvlJc w:val="left"/>
      <w:pPr>
        <w:ind w:left="1440" w:hanging="360"/>
      </w:pPr>
      <w:rPr>
        <w:rFonts w:ascii="Courier New" w:hAnsi="Courier New" w:hint="default"/>
      </w:rPr>
    </w:lvl>
    <w:lvl w:ilvl="2" w:tplc="6ED8F5F4">
      <w:start w:val="1"/>
      <w:numFmt w:val="bullet"/>
      <w:lvlText w:val=""/>
      <w:lvlJc w:val="left"/>
      <w:pPr>
        <w:ind w:left="2160" w:hanging="360"/>
      </w:pPr>
      <w:rPr>
        <w:rFonts w:ascii="Wingdings" w:hAnsi="Wingdings" w:hint="default"/>
      </w:rPr>
    </w:lvl>
    <w:lvl w:ilvl="3" w:tplc="1FA2E2DC">
      <w:start w:val="1"/>
      <w:numFmt w:val="bullet"/>
      <w:lvlText w:val=""/>
      <w:lvlJc w:val="left"/>
      <w:pPr>
        <w:ind w:left="2880" w:hanging="360"/>
      </w:pPr>
      <w:rPr>
        <w:rFonts w:ascii="Symbol" w:hAnsi="Symbol" w:hint="default"/>
      </w:rPr>
    </w:lvl>
    <w:lvl w:ilvl="4" w:tplc="9EC0BB34">
      <w:start w:val="1"/>
      <w:numFmt w:val="bullet"/>
      <w:lvlText w:val="o"/>
      <w:lvlJc w:val="left"/>
      <w:pPr>
        <w:ind w:left="3600" w:hanging="360"/>
      </w:pPr>
      <w:rPr>
        <w:rFonts w:ascii="Courier New" w:hAnsi="Courier New" w:hint="default"/>
      </w:rPr>
    </w:lvl>
    <w:lvl w:ilvl="5" w:tplc="4C581B26">
      <w:start w:val="1"/>
      <w:numFmt w:val="bullet"/>
      <w:lvlText w:val=""/>
      <w:lvlJc w:val="left"/>
      <w:pPr>
        <w:ind w:left="4320" w:hanging="360"/>
      </w:pPr>
      <w:rPr>
        <w:rFonts w:ascii="Wingdings" w:hAnsi="Wingdings" w:hint="default"/>
      </w:rPr>
    </w:lvl>
    <w:lvl w:ilvl="6" w:tplc="EB4C7E22">
      <w:start w:val="1"/>
      <w:numFmt w:val="bullet"/>
      <w:lvlText w:val=""/>
      <w:lvlJc w:val="left"/>
      <w:pPr>
        <w:ind w:left="5040" w:hanging="360"/>
      </w:pPr>
      <w:rPr>
        <w:rFonts w:ascii="Symbol" w:hAnsi="Symbol" w:hint="default"/>
      </w:rPr>
    </w:lvl>
    <w:lvl w:ilvl="7" w:tplc="8498414A">
      <w:start w:val="1"/>
      <w:numFmt w:val="bullet"/>
      <w:lvlText w:val="o"/>
      <w:lvlJc w:val="left"/>
      <w:pPr>
        <w:ind w:left="5760" w:hanging="360"/>
      </w:pPr>
      <w:rPr>
        <w:rFonts w:ascii="Courier New" w:hAnsi="Courier New" w:hint="default"/>
      </w:rPr>
    </w:lvl>
    <w:lvl w:ilvl="8" w:tplc="2D462DFC">
      <w:start w:val="1"/>
      <w:numFmt w:val="bullet"/>
      <w:lvlText w:val=""/>
      <w:lvlJc w:val="left"/>
      <w:pPr>
        <w:ind w:left="6480" w:hanging="360"/>
      </w:pPr>
      <w:rPr>
        <w:rFonts w:ascii="Wingdings" w:hAnsi="Wingdings" w:hint="default"/>
      </w:rPr>
    </w:lvl>
  </w:abstractNum>
  <w:abstractNum w:abstractNumId="12" w15:restartNumberingAfterBreak="0">
    <w:nsid w:val="21991A14"/>
    <w:multiLevelType w:val="hybridMultilevel"/>
    <w:tmpl w:val="3A869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1C529A"/>
    <w:multiLevelType w:val="hybridMultilevel"/>
    <w:tmpl w:val="43A80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7E2475"/>
    <w:multiLevelType w:val="hybridMultilevel"/>
    <w:tmpl w:val="BC3E1A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A8159A3"/>
    <w:multiLevelType w:val="hybridMultilevel"/>
    <w:tmpl w:val="018810D6"/>
    <w:lvl w:ilvl="0" w:tplc="51C67D1C">
      <w:start w:val="1"/>
      <w:numFmt w:val="decimal"/>
      <w:lvlText w:val="%1."/>
      <w:lvlJc w:val="left"/>
      <w:pPr>
        <w:ind w:left="720" w:hanging="360"/>
      </w:pPr>
    </w:lvl>
    <w:lvl w:ilvl="1" w:tplc="0A1E685A">
      <w:start w:val="1"/>
      <w:numFmt w:val="lowerLetter"/>
      <w:lvlText w:val="%2."/>
      <w:lvlJc w:val="left"/>
      <w:pPr>
        <w:ind w:left="1440" w:hanging="360"/>
      </w:pPr>
    </w:lvl>
    <w:lvl w:ilvl="2" w:tplc="CCB82E8A">
      <w:start w:val="1"/>
      <w:numFmt w:val="lowerRoman"/>
      <w:lvlText w:val="%3."/>
      <w:lvlJc w:val="right"/>
      <w:pPr>
        <w:ind w:left="2160" w:hanging="180"/>
      </w:pPr>
    </w:lvl>
    <w:lvl w:ilvl="3" w:tplc="E0D61CBC">
      <w:start w:val="1"/>
      <w:numFmt w:val="decimal"/>
      <w:lvlText w:val="%4."/>
      <w:lvlJc w:val="left"/>
      <w:pPr>
        <w:ind w:left="2880" w:hanging="360"/>
      </w:pPr>
    </w:lvl>
    <w:lvl w:ilvl="4" w:tplc="C14E636E">
      <w:start w:val="1"/>
      <w:numFmt w:val="lowerLetter"/>
      <w:lvlText w:val="%5."/>
      <w:lvlJc w:val="left"/>
      <w:pPr>
        <w:ind w:left="3600" w:hanging="360"/>
      </w:pPr>
    </w:lvl>
    <w:lvl w:ilvl="5" w:tplc="EBA496D0">
      <w:start w:val="1"/>
      <w:numFmt w:val="lowerRoman"/>
      <w:lvlText w:val="%6."/>
      <w:lvlJc w:val="right"/>
      <w:pPr>
        <w:ind w:left="4320" w:hanging="180"/>
      </w:pPr>
    </w:lvl>
    <w:lvl w:ilvl="6" w:tplc="28CA4F30">
      <w:start w:val="1"/>
      <w:numFmt w:val="decimal"/>
      <w:lvlText w:val="%7."/>
      <w:lvlJc w:val="left"/>
      <w:pPr>
        <w:ind w:left="5040" w:hanging="360"/>
      </w:pPr>
    </w:lvl>
    <w:lvl w:ilvl="7" w:tplc="6E703E1E">
      <w:start w:val="1"/>
      <w:numFmt w:val="lowerLetter"/>
      <w:lvlText w:val="%8."/>
      <w:lvlJc w:val="left"/>
      <w:pPr>
        <w:ind w:left="5760" w:hanging="360"/>
      </w:pPr>
    </w:lvl>
    <w:lvl w:ilvl="8" w:tplc="7480D57C">
      <w:start w:val="1"/>
      <w:numFmt w:val="lowerRoman"/>
      <w:lvlText w:val="%9."/>
      <w:lvlJc w:val="right"/>
      <w:pPr>
        <w:ind w:left="6480" w:hanging="180"/>
      </w:pPr>
    </w:lvl>
  </w:abstractNum>
  <w:abstractNum w:abstractNumId="16" w15:restartNumberingAfterBreak="0">
    <w:nsid w:val="2B812D19"/>
    <w:multiLevelType w:val="hybridMultilevel"/>
    <w:tmpl w:val="B072B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B60DFD"/>
    <w:multiLevelType w:val="hybridMultilevel"/>
    <w:tmpl w:val="A6B60036"/>
    <w:lvl w:ilvl="0" w:tplc="909AF0B2">
      <w:start w:val="1"/>
      <w:numFmt w:val="decimal"/>
      <w:lvlText w:val="%1."/>
      <w:lvlJc w:val="left"/>
      <w:pPr>
        <w:ind w:left="720" w:hanging="360"/>
      </w:pPr>
    </w:lvl>
    <w:lvl w:ilvl="1" w:tplc="A5E0294C">
      <w:start w:val="1"/>
      <w:numFmt w:val="lowerLetter"/>
      <w:lvlText w:val="%2."/>
      <w:lvlJc w:val="left"/>
      <w:pPr>
        <w:ind w:left="1440" w:hanging="360"/>
      </w:pPr>
    </w:lvl>
    <w:lvl w:ilvl="2" w:tplc="BEA40F12">
      <w:start w:val="1"/>
      <w:numFmt w:val="lowerRoman"/>
      <w:lvlText w:val="%3."/>
      <w:lvlJc w:val="right"/>
      <w:pPr>
        <w:ind w:left="2160" w:hanging="180"/>
      </w:pPr>
    </w:lvl>
    <w:lvl w:ilvl="3" w:tplc="94923000">
      <w:start w:val="1"/>
      <w:numFmt w:val="decimal"/>
      <w:lvlText w:val="%4."/>
      <w:lvlJc w:val="left"/>
      <w:pPr>
        <w:ind w:left="2880" w:hanging="360"/>
      </w:pPr>
    </w:lvl>
    <w:lvl w:ilvl="4" w:tplc="CC88126C">
      <w:start w:val="1"/>
      <w:numFmt w:val="lowerLetter"/>
      <w:lvlText w:val="%5."/>
      <w:lvlJc w:val="left"/>
      <w:pPr>
        <w:ind w:left="3600" w:hanging="360"/>
      </w:pPr>
    </w:lvl>
    <w:lvl w:ilvl="5" w:tplc="FD46F738">
      <w:start w:val="1"/>
      <w:numFmt w:val="lowerRoman"/>
      <w:lvlText w:val="%6."/>
      <w:lvlJc w:val="right"/>
      <w:pPr>
        <w:ind w:left="4320" w:hanging="180"/>
      </w:pPr>
    </w:lvl>
    <w:lvl w:ilvl="6" w:tplc="A3DA77DC">
      <w:start w:val="1"/>
      <w:numFmt w:val="decimal"/>
      <w:lvlText w:val="%7."/>
      <w:lvlJc w:val="left"/>
      <w:pPr>
        <w:ind w:left="5040" w:hanging="360"/>
      </w:pPr>
    </w:lvl>
    <w:lvl w:ilvl="7" w:tplc="98EC11B2">
      <w:start w:val="1"/>
      <w:numFmt w:val="lowerLetter"/>
      <w:lvlText w:val="%8."/>
      <w:lvlJc w:val="left"/>
      <w:pPr>
        <w:ind w:left="5760" w:hanging="360"/>
      </w:pPr>
    </w:lvl>
    <w:lvl w:ilvl="8" w:tplc="29C6FB02">
      <w:start w:val="1"/>
      <w:numFmt w:val="lowerRoman"/>
      <w:lvlText w:val="%9."/>
      <w:lvlJc w:val="right"/>
      <w:pPr>
        <w:ind w:left="6480" w:hanging="180"/>
      </w:pPr>
    </w:lvl>
  </w:abstractNum>
  <w:abstractNum w:abstractNumId="18" w15:restartNumberingAfterBreak="0">
    <w:nsid w:val="2F102886"/>
    <w:multiLevelType w:val="hybridMultilevel"/>
    <w:tmpl w:val="9D58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11619B"/>
    <w:multiLevelType w:val="hybridMultilevel"/>
    <w:tmpl w:val="D91A75EE"/>
    <w:lvl w:ilvl="0" w:tplc="5F941C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945565"/>
    <w:multiLevelType w:val="hybridMultilevel"/>
    <w:tmpl w:val="80F6E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93771"/>
    <w:multiLevelType w:val="hybridMultilevel"/>
    <w:tmpl w:val="354C1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80A2332"/>
    <w:multiLevelType w:val="hybridMultilevel"/>
    <w:tmpl w:val="B776B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6C7DC6"/>
    <w:multiLevelType w:val="hybridMultilevel"/>
    <w:tmpl w:val="AF7E0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543D04"/>
    <w:multiLevelType w:val="hybridMultilevel"/>
    <w:tmpl w:val="14E86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F57CDE"/>
    <w:multiLevelType w:val="hybridMultilevel"/>
    <w:tmpl w:val="5F42C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31044E"/>
    <w:multiLevelType w:val="hybridMultilevel"/>
    <w:tmpl w:val="CE064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B2550B"/>
    <w:multiLevelType w:val="hybridMultilevel"/>
    <w:tmpl w:val="B2329746"/>
    <w:lvl w:ilvl="0" w:tplc="EEAE27CE">
      <w:start w:val="1"/>
      <w:numFmt w:val="bullet"/>
      <w:lvlText w:val=""/>
      <w:lvlJc w:val="left"/>
      <w:pPr>
        <w:ind w:left="720" w:hanging="360"/>
      </w:pPr>
      <w:rPr>
        <w:rFonts w:ascii="Symbol" w:hAnsi="Symbol" w:hint="default"/>
      </w:rPr>
    </w:lvl>
    <w:lvl w:ilvl="1" w:tplc="6B1ECA08">
      <w:start w:val="1"/>
      <w:numFmt w:val="bullet"/>
      <w:lvlText w:val="o"/>
      <w:lvlJc w:val="left"/>
      <w:pPr>
        <w:ind w:left="1440" w:hanging="360"/>
      </w:pPr>
      <w:rPr>
        <w:rFonts w:ascii="Courier New" w:hAnsi="Courier New" w:hint="default"/>
      </w:rPr>
    </w:lvl>
    <w:lvl w:ilvl="2" w:tplc="438C9E68">
      <w:start w:val="1"/>
      <w:numFmt w:val="bullet"/>
      <w:lvlText w:val=""/>
      <w:lvlJc w:val="left"/>
      <w:pPr>
        <w:ind w:left="2160" w:hanging="360"/>
      </w:pPr>
      <w:rPr>
        <w:rFonts w:ascii="Wingdings" w:hAnsi="Wingdings" w:hint="default"/>
      </w:rPr>
    </w:lvl>
    <w:lvl w:ilvl="3" w:tplc="8FF2AD3E">
      <w:start w:val="1"/>
      <w:numFmt w:val="bullet"/>
      <w:lvlText w:val=""/>
      <w:lvlJc w:val="left"/>
      <w:pPr>
        <w:ind w:left="2880" w:hanging="360"/>
      </w:pPr>
      <w:rPr>
        <w:rFonts w:ascii="Symbol" w:hAnsi="Symbol" w:hint="default"/>
      </w:rPr>
    </w:lvl>
    <w:lvl w:ilvl="4" w:tplc="C7A82944">
      <w:start w:val="1"/>
      <w:numFmt w:val="bullet"/>
      <w:lvlText w:val="o"/>
      <w:lvlJc w:val="left"/>
      <w:pPr>
        <w:ind w:left="3600" w:hanging="360"/>
      </w:pPr>
      <w:rPr>
        <w:rFonts w:ascii="Courier New" w:hAnsi="Courier New" w:hint="default"/>
      </w:rPr>
    </w:lvl>
    <w:lvl w:ilvl="5" w:tplc="92C06430">
      <w:start w:val="1"/>
      <w:numFmt w:val="bullet"/>
      <w:lvlText w:val=""/>
      <w:lvlJc w:val="left"/>
      <w:pPr>
        <w:ind w:left="4320" w:hanging="360"/>
      </w:pPr>
      <w:rPr>
        <w:rFonts w:ascii="Wingdings" w:hAnsi="Wingdings" w:hint="default"/>
      </w:rPr>
    </w:lvl>
    <w:lvl w:ilvl="6" w:tplc="E024830A">
      <w:start w:val="1"/>
      <w:numFmt w:val="bullet"/>
      <w:lvlText w:val=""/>
      <w:lvlJc w:val="left"/>
      <w:pPr>
        <w:ind w:left="5040" w:hanging="360"/>
      </w:pPr>
      <w:rPr>
        <w:rFonts w:ascii="Symbol" w:hAnsi="Symbol" w:hint="default"/>
      </w:rPr>
    </w:lvl>
    <w:lvl w:ilvl="7" w:tplc="87B008E2">
      <w:start w:val="1"/>
      <w:numFmt w:val="bullet"/>
      <w:lvlText w:val="o"/>
      <w:lvlJc w:val="left"/>
      <w:pPr>
        <w:ind w:left="5760" w:hanging="360"/>
      </w:pPr>
      <w:rPr>
        <w:rFonts w:ascii="Courier New" w:hAnsi="Courier New" w:hint="default"/>
      </w:rPr>
    </w:lvl>
    <w:lvl w:ilvl="8" w:tplc="427CFCEC">
      <w:start w:val="1"/>
      <w:numFmt w:val="bullet"/>
      <w:lvlText w:val=""/>
      <w:lvlJc w:val="left"/>
      <w:pPr>
        <w:ind w:left="6480" w:hanging="360"/>
      </w:pPr>
      <w:rPr>
        <w:rFonts w:ascii="Wingdings" w:hAnsi="Wingdings" w:hint="default"/>
      </w:rPr>
    </w:lvl>
  </w:abstractNum>
  <w:abstractNum w:abstractNumId="28" w15:restartNumberingAfterBreak="0">
    <w:nsid w:val="45547B5E"/>
    <w:multiLevelType w:val="hybridMultilevel"/>
    <w:tmpl w:val="3B1E7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1836B7"/>
    <w:multiLevelType w:val="hybridMultilevel"/>
    <w:tmpl w:val="B1661A1E"/>
    <w:lvl w:ilvl="0" w:tplc="4754CBA6">
      <w:start w:val="1"/>
      <w:numFmt w:val="decimal"/>
      <w:lvlText w:val="%1."/>
      <w:lvlJc w:val="left"/>
      <w:pPr>
        <w:ind w:left="720" w:hanging="360"/>
      </w:pPr>
    </w:lvl>
    <w:lvl w:ilvl="1" w:tplc="40B6D4C6">
      <w:start w:val="1"/>
      <w:numFmt w:val="lowerLetter"/>
      <w:lvlText w:val="%2."/>
      <w:lvlJc w:val="left"/>
      <w:pPr>
        <w:ind w:left="1440" w:hanging="360"/>
      </w:pPr>
    </w:lvl>
    <w:lvl w:ilvl="2" w:tplc="50A645F2">
      <w:start w:val="1"/>
      <w:numFmt w:val="lowerRoman"/>
      <w:lvlText w:val="%3."/>
      <w:lvlJc w:val="right"/>
      <w:pPr>
        <w:ind w:left="2160" w:hanging="180"/>
      </w:pPr>
    </w:lvl>
    <w:lvl w:ilvl="3" w:tplc="CDC6A91E">
      <w:start w:val="1"/>
      <w:numFmt w:val="decimal"/>
      <w:lvlText w:val="%4."/>
      <w:lvlJc w:val="left"/>
      <w:pPr>
        <w:ind w:left="2880" w:hanging="360"/>
      </w:pPr>
    </w:lvl>
    <w:lvl w:ilvl="4" w:tplc="94D65A94">
      <w:start w:val="1"/>
      <w:numFmt w:val="lowerLetter"/>
      <w:lvlText w:val="%5."/>
      <w:lvlJc w:val="left"/>
      <w:pPr>
        <w:ind w:left="3600" w:hanging="360"/>
      </w:pPr>
    </w:lvl>
    <w:lvl w:ilvl="5" w:tplc="6D7E1570">
      <w:start w:val="1"/>
      <w:numFmt w:val="lowerRoman"/>
      <w:lvlText w:val="%6."/>
      <w:lvlJc w:val="right"/>
      <w:pPr>
        <w:ind w:left="4320" w:hanging="180"/>
      </w:pPr>
    </w:lvl>
    <w:lvl w:ilvl="6" w:tplc="C33E9544">
      <w:start w:val="1"/>
      <w:numFmt w:val="decimal"/>
      <w:lvlText w:val="%7."/>
      <w:lvlJc w:val="left"/>
      <w:pPr>
        <w:ind w:left="5040" w:hanging="360"/>
      </w:pPr>
    </w:lvl>
    <w:lvl w:ilvl="7" w:tplc="EA566B60">
      <w:start w:val="1"/>
      <w:numFmt w:val="lowerLetter"/>
      <w:lvlText w:val="%8."/>
      <w:lvlJc w:val="left"/>
      <w:pPr>
        <w:ind w:left="5760" w:hanging="360"/>
      </w:pPr>
    </w:lvl>
    <w:lvl w:ilvl="8" w:tplc="BFAA7E98">
      <w:start w:val="1"/>
      <w:numFmt w:val="lowerRoman"/>
      <w:lvlText w:val="%9."/>
      <w:lvlJc w:val="right"/>
      <w:pPr>
        <w:ind w:left="6480" w:hanging="180"/>
      </w:pPr>
    </w:lvl>
  </w:abstractNum>
  <w:abstractNum w:abstractNumId="30" w15:restartNumberingAfterBreak="0">
    <w:nsid w:val="4D3936D2"/>
    <w:multiLevelType w:val="hybridMultilevel"/>
    <w:tmpl w:val="0AF4A7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006800"/>
    <w:multiLevelType w:val="hybridMultilevel"/>
    <w:tmpl w:val="4A6C8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D34E33"/>
    <w:multiLevelType w:val="hybridMultilevel"/>
    <w:tmpl w:val="65921F38"/>
    <w:lvl w:ilvl="0" w:tplc="217E2912">
      <w:start w:val="1"/>
      <w:numFmt w:val="decimal"/>
      <w:lvlText w:val="%1."/>
      <w:lvlJc w:val="left"/>
      <w:pPr>
        <w:ind w:left="720" w:hanging="360"/>
      </w:pPr>
    </w:lvl>
    <w:lvl w:ilvl="1" w:tplc="1988FF90">
      <w:start w:val="1"/>
      <w:numFmt w:val="lowerLetter"/>
      <w:lvlText w:val="%2."/>
      <w:lvlJc w:val="left"/>
      <w:pPr>
        <w:ind w:left="1440" w:hanging="360"/>
      </w:pPr>
    </w:lvl>
    <w:lvl w:ilvl="2" w:tplc="DACC7E3C">
      <w:start w:val="1"/>
      <w:numFmt w:val="lowerRoman"/>
      <w:lvlText w:val="%3."/>
      <w:lvlJc w:val="right"/>
      <w:pPr>
        <w:ind w:left="2160" w:hanging="180"/>
      </w:pPr>
    </w:lvl>
    <w:lvl w:ilvl="3" w:tplc="321CDF46">
      <w:start w:val="1"/>
      <w:numFmt w:val="decimal"/>
      <w:lvlText w:val="%4."/>
      <w:lvlJc w:val="left"/>
      <w:pPr>
        <w:ind w:left="2880" w:hanging="360"/>
      </w:pPr>
    </w:lvl>
    <w:lvl w:ilvl="4" w:tplc="0A7CA208">
      <w:start w:val="1"/>
      <w:numFmt w:val="lowerLetter"/>
      <w:lvlText w:val="%5."/>
      <w:lvlJc w:val="left"/>
      <w:pPr>
        <w:ind w:left="3600" w:hanging="360"/>
      </w:pPr>
    </w:lvl>
    <w:lvl w:ilvl="5" w:tplc="ACB4F61E">
      <w:start w:val="1"/>
      <w:numFmt w:val="lowerRoman"/>
      <w:lvlText w:val="%6."/>
      <w:lvlJc w:val="right"/>
      <w:pPr>
        <w:ind w:left="4320" w:hanging="180"/>
      </w:pPr>
    </w:lvl>
    <w:lvl w:ilvl="6" w:tplc="8B5247B0">
      <w:start w:val="1"/>
      <w:numFmt w:val="decimal"/>
      <w:lvlText w:val="%7."/>
      <w:lvlJc w:val="left"/>
      <w:pPr>
        <w:ind w:left="5040" w:hanging="360"/>
      </w:pPr>
    </w:lvl>
    <w:lvl w:ilvl="7" w:tplc="77C658A4">
      <w:start w:val="1"/>
      <w:numFmt w:val="lowerLetter"/>
      <w:lvlText w:val="%8."/>
      <w:lvlJc w:val="left"/>
      <w:pPr>
        <w:ind w:left="5760" w:hanging="360"/>
      </w:pPr>
    </w:lvl>
    <w:lvl w:ilvl="8" w:tplc="FB405A36">
      <w:start w:val="1"/>
      <w:numFmt w:val="lowerRoman"/>
      <w:lvlText w:val="%9."/>
      <w:lvlJc w:val="right"/>
      <w:pPr>
        <w:ind w:left="6480" w:hanging="180"/>
      </w:pPr>
    </w:lvl>
  </w:abstractNum>
  <w:abstractNum w:abstractNumId="33" w15:restartNumberingAfterBreak="0">
    <w:nsid w:val="52147FA4"/>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40B6AB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5" w15:restartNumberingAfterBreak="0">
    <w:nsid w:val="550F79D9"/>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8450615"/>
    <w:multiLevelType w:val="hybridMultilevel"/>
    <w:tmpl w:val="E6D88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8847C45"/>
    <w:multiLevelType w:val="hybridMultilevel"/>
    <w:tmpl w:val="6AB2C3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8B30CBF"/>
    <w:multiLevelType w:val="hybridMultilevel"/>
    <w:tmpl w:val="40C4EB60"/>
    <w:lvl w:ilvl="0" w:tplc="4CEA442E">
      <w:start w:val="1"/>
      <w:numFmt w:val="decimal"/>
      <w:lvlText w:val="%1."/>
      <w:lvlJc w:val="left"/>
      <w:pPr>
        <w:ind w:left="720" w:hanging="360"/>
      </w:pPr>
    </w:lvl>
    <w:lvl w:ilvl="1" w:tplc="F7C012EA">
      <w:start w:val="1"/>
      <w:numFmt w:val="lowerLetter"/>
      <w:lvlText w:val="%2."/>
      <w:lvlJc w:val="left"/>
      <w:pPr>
        <w:ind w:left="1440" w:hanging="360"/>
      </w:pPr>
    </w:lvl>
    <w:lvl w:ilvl="2" w:tplc="1A186E46">
      <w:start w:val="1"/>
      <w:numFmt w:val="lowerRoman"/>
      <w:lvlText w:val="%3."/>
      <w:lvlJc w:val="right"/>
      <w:pPr>
        <w:ind w:left="2160" w:hanging="180"/>
      </w:pPr>
    </w:lvl>
    <w:lvl w:ilvl="3" w:tplc="D6F2B4B4">
      <w:start w:val="1"/>
      <w:numFmt w:val="decimal"/>
      <w:lvlText w:val="%4."/>
      <w:lvlJc w:val="left"/>
      <w:pPr>
        <w:ind w:left="2880" w:hanging="360"/>
      </w:pPr>
    </w:lvl>
    <w:lvl w:ilvl="4" w:tplc="0E04135A">
      <w:start w:val="1"/>
      <w:numFmt w:val="lowerLetter"/>
      <w:lvlText w:val="%5."/>
      <w:lvlJc w:val="left"/>
      <w:pPr>
        <w:ind w:left="3600" w:hanging="360"/>
      </w:pPr>
    </w:lvl>
    <w:lvl w:ilvl="5" w:tplc="B0A8C186">
      <w:start w:val="1"/>
      <w:numFmt w:val="lowerRoman"/>
      <w:lvlText w:val="%6."/>
      <w:lvlJc w:val="right"/>
      <w:pPr>
        <w:ind w:left="4320" w:hanging="180"/>
      </w:pPr>
    </w:lvl>
    <w:lvl w:ilvl="6" w:tplc="BD7CD3BC">
      <w:start w:val="1"/>
      <w:numFmt w:val="decimal"/>
      <w:lvlText w:val="%7."/>
      <w:lvlJc w:val="left"/>
      <w:pPr>
        <w:ind w:left="5040" w:hanging="360"/>
      </w:pPr>
    </w:lvl>
    <w:lvl w:ilvl="7" w:tplc="6CAA0E8C">
      <w:start w:val="1"/>
      <w:numFmt w:val="lowerLetter"/>
      <w:lvlText w:val="%8."/>
      <w:lvlJc w:val="left"/>
      <w:pPr>
        <w:ind w:left="5760" w:hanging="360"/>
      </w:pPr>
    </w:lvl>
    <w:lvl w:ilvl="8" w:tplc="4D90E3A4">
      <w:start w:val="1"/>
      <w:numFmt w:val="lowerRoman"/>
      <w:lvlText w:val="%9."/>
      <w:lvlJc w:val="right"/>
      <w:pPr>
        <w:ind w:left="6480" w:hanging="180"/>
      </w:pPr>
    </w:lvl>
  </w:abstractNum>
  <w:abstractNum w:abstractNumId="39" w15:restartNumberingAfterBreak="0">
    <w:nsid w:val="5AE009D0"/>
    <w:multiLevelType w:val="multilevel"/>
    <w:tmpl w:val="0540A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7C419E8"/>
    <w:multiLevelType w:val="hybridMultilevel"/>
    <w:tmpl w:val="3CCCBCD0"/>
    <w:lvl w:ilvl="0" w:tplc="26F05284">
      <w:start w:val="1"/>
      <w:numFmt w:val="decimal"/>
      <w:lvlText w:val="%1."/>
      <w:lvlJc w:val="left"/>
      <w:pPr>
        <w:ind w:left="720" w:hanging="360"/>
      </w:pPr>
    </w:lvl>
    <w:lvl w:ilvl="1" w:tplc="0D20D360">
      <w:start w:val="1"/>
      <w:numFmt w:val="lowerLetter"/>
      <w:lvlText w:val="%2."/>
      <w:lvlJc w:val="left"/>
      <w:pPr>
        <w:ind w:left="1440" w:hanging="360"/>
      </w:pPr>
    </w:lvl>
    <w:lvl w:ilvl="2" w:tplc="98DEF3CC">
      <w:start w:val="1"/>
      <w:numFmt w:val="lowerRoman"/>
      <w:lvlText w:val="%3."/>
      <w:lvlJc w:val="right"/>
      <w:pPr>
        <w:ind w:left="2160" w:hanging="180"/>
      </w:pPr>
    </w:lvl>
    <w:lvl w:ilvl="3" w:tplc="676CF608">
      <w:start w:val="1"/>
      <w:numFmt w:val="decimal"/>
      <w:lvlText w:val="%4."/>
      <w:lvlJc w:val="left"/>
      <w:pPr>
        <w:ind w:left="2880" w:hanging="360"/>
      </w:pPr>
    </w:lvl>
    <w:lvl w:ilvl="4" w:tplc="47AE50FC">
      <w:start w:val="1"/>
      <w:numFmt w:val="lowerLetter"/>
      <w:lvlText w:val="%5."/>
      <w:lvlJc w:val="left"/>
      <w:pPr>
        <w:ind w:left="3600" w:hanging="360"/>
      </w:pPr>
    </w:lvl>
    <w:lvl w:ilvl="5" w:tplc="41B407BC">
      <w:start w:val="1"/>
      <w:numFmt w:val="lowerRoman"/>
      <w:lvlText w:val="%6."/>
      <w:lvlJc w:val="right"/>
      <w:pPr>
        <w:ind w:left="4320" w:hanging="180"/>
      </w:pPr>
    </w:lvl>
    <w:lvl w:ilvl="6" w:tplc="0B38E3D0">
      <w:start w:val="1"/>
      <w:numFmt w:val="decimal"/>
      <w:lvlText w:val="%7."/>
      <w:lvlJc w:val="left"/>
      <w:pPr>
        <w:ind w:left="5040" w:hanging="360"/>
      </w:pPr>
    </w:lvl>
    <w:lvl w:ilvl="7" w:tplc="5A5E46CC">
      <w:start w:val="1"/>
      <w:numFmt w:val="lowerLetter"/>
      <w:lvlText w:val="%8."/>
      <w:lvlJc w:val="left"/>
      <w:pPr>
        <w:ind w:left="5760" w:hanging="360"/>
      </w:pPr>
    </w:lvl>
    <w:lvl w:ilvl="8" w:tplc="66B6AB26">
      <w:start w:val="1"/>
      <w:numFmt w:val="lowerRoman"/>
      <w:lvlText w:val="%9."/>
      <w:lvlJc w:val="right"/>
      <w:pPr>
        <w:ind w:left="6480" w:hanging="180"/>
      </w:pPr>
    </w:lvl>
  </w:abstractNum>
  <w:abstractNum w:abstractNumId="41" w15:restartNumberingAfterBreak="0">
    <w:nsid w:val="6BD934A1"/>
    <w:multiLevelType w:val="hybridMultilevel"/>
    <w:tmpl w:val="6046D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CF705A9"/>
    <w:multiLevelType w:val="hybridMultilevel"/>
    <w:tmpl w:val="CF00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88487F"/>
    <w:multiLevelType w:val="hybridMultilevel"/>
    <w:tmpl w:val="158AA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735911"/>
    <w:multiLevelType w:val="hybridMultilevel"/>
    <w:tmpl w:val="51ACB9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ABA7816"/>
    <w:multiLevelType w:val="hybridMultilevel"/>
    <w:tmpl w:val="58BA67C0"/>
    <w:lvl w:ilvl="0" w:tplc="A738A0A4">
      <w:start w:val="1"/>
      <w:numFmt w:val="decimal"/>
      <w:lvlText w:val="%1."/>
      <w:lvlJc w:val="left"/>
      <w:pPr>
        <w:ind w:left="720" w:hanging="360"/>
      </w:pPr>
    </w:lvl>
    <w:lvl w:ilvl="1" w:tplc="59C0A146">
      <w:start w:val="1"/>
      <w:numFmt w:val="lowerLetter"/>
      <w:lvlText w:val="%2."/>
      <w:lvlJc w:val="left"/>
      <w:pPr>
        <w:ind w:left="1440" w:hanging="360"/>
      </w:pPr>
    </w:lvl>
    <w:lvl w:ilvl="2" w:tplc="A596E18E">
      <w:start w:val="1"/>
      <w:numFmt w:val="lowerRoman"/>
      <w:lvlText w:val="%3."/>
      <w:lvlJc w:val="right"/>
      <w:pPr>
        <w:ind w:left="2160" w:hanging="180"/>
      </w:pPr>
    </w:lvl>
    <w:lvl w:ilvl="3" w:tplc="AAC60CF4">
      <w:start w:val="1"/>
      <w:numFmt w:val="decimal"/>
      <w:lvlText w:val="%4."/>
      <w:lvlJc w:val="left"/>
      <w:pPr>
        <w:ind w:left="2880" w:hanging="360"/>
      </w:pPr>
    </w:lvl>
    <w:lvl w:ilvl="4" w:tplc="713EEBF6">
      <w:start w:val="1"/>
      <w:numFmt w:val="lowerLetter"/>
      <w:lvlText w:val="%5."/>
      <w:lvlJc w:val="left"/>
      <w:pPr>
        <w:ind w:left="3600" w:hanging="360"/>
      </w:pPr>
    </w:lvl>
    <w:lvl w:ilvl="5" w:tplc="FDAE98F0">
      <w:start w:val="1"/>
      <w:numFmt w:val="lowerRoman"/>
      <w:lvlText w:val="%6."/>
      <w:lvlJc w:val="right"/>
      <w:pPr>
        <w:ind w:left="4320" w:hanging="180"/>
      </w:pPr>
    </w:lvl>
    <w:lvl w:ilvl="6" w:tplc="989624CA">
      <w:start w:val="1"/>
      <w:numFmt w:val="decimal"/>
      <w:lvlText w:val="%7."/>
      <w:lvlJc w:val="left"/>
      <w:pPr>
        <w:ind w:left="5040" w:hanging="360"/>
      </w:pPr>
    </w:lvl>
    <w:lvl w:ilvl="7" w:tplc="D27C835C">
      <w:start w:val="1"/>
      <w:numFmt w:val="lowerLetter"/>
      <w:lvlText w:val="%8."/>
      <w:lvlJc w:val="left"/>
      <w:pPr>
        <w:ind w:left="5760" w:hanging="360"/>
      </w:pPr>
    </w:lvl>
    <w:lvl w:ilvl="8" w:tplc="F63C15C2">
      <w:start w:val="1"/>
      <w:numFmt w:val="lowerRoman"/>
      <w:lvlText w:val="%9."/>
      <w:lvlJc w:val="right"/>
      <w:pPr>
        <w:ind w:left="6480" w:hanging="180"/>
      </w:pPr>
    </w:lvl>
  </w:abstractNum>
  <w:abstractNum w:abstractNumId="46" w15:restartNumberingAfterBreak="0">
    <w:nsid w:val="7B6106AF"/>
    <w:multiLevelType w:val="hybridMultilevel"/>
    <w:tmpl w:val="CCE295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D84075C"/>
    <w:multiLevelType w:val="hybridMultilevel"/>
    <w:tmpl w:val="259AD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15"/>
  </w:num>
  <w:num w:numId="3">
    <w:abstractNumId w:val="32"/>
  </w:num>
  <w:num w:numId="4">
    <w:abstractNumId w:val="6"/>
  </w:num>
  <w:num w:numId="5">
    <w:abstractNumId w:val="45"/>
  </w:num>
  <w:num w:numId="6">
    <w:abstractNumId w:val="2"/>
  </w:num>
  <w:num w:numId="7">
    <w:abstractNumId w:val="38"/>
  </w:num>
  <w:num w:numId="8">
    <w:abstractNumId w:val="27"/>
  </w:num>
  <w:num w:numId="9">
    <w:abstractNumId w:val="29"/>
  </w:num>
  <w:num w:numId="10">
    <w:abstractNumId w:val="9"/>
  </w:num>
  <w:num w:numId="11">
    <w:abstractNumId w:val="17"/>
  </w:num>
  <w:num w:numId="12">
    <w:abstractNumId w:val="39"/>
  </w:num>
  <w:num w:numId="13">
    <w:abstractNumId w:val="16"/>
  </w:num>
  <w:num w:numId="14">
    <w:abstractNumId w:val="41"/>
  </w:num>
  <w:num w:numId="15">
    <w:abstractNumId w:val="46"/>
  </w:num>
  <w:num w:numId="16">
    <w:abstractNumId w:val="1"/>
  </w:num>
  <w:num w:numId="17">
    <w:abstractNumId w:val="18"/>
  </w:num>
  <w:num w:numId="18">
    <w:abstractNumId w:val="31"/>
  </w:num>
  <w:num w:numId="19">
    <w:abstractNumId w:val="36"/>
  </w:num>
  <w:num w:numId="20">
    <w:abstractNumId w:val="21"/>
  </w:num>
  <w:num w:numId="21">
    <w:abstractNumId w:val="22"/>
  </w:num>
  <w:num w:numId="22">
    <w:abstractNumId w:val="42"/>
  </w:num>
  <w:num w:numId="23">
    <w:abstractNumId w:val="3"/>
  </w:num>
  <w:num w:numId="24">
    <w:abstractNumId w:val="8"/>
  </w:num>
  <w:num w:numId="25">
    <w:abstractNumId w:val="43"/>
  </w:num>
  <w:num w:numId="26">
    <w:abstractNumId w:val="0"/>
  </w:num>
  <w:num w:numId="27">
    <w:abstractNumId w:val="28"/>
  </w:num>
  <w:num w:numId="28">
    <w:abstractNumId w:val="26"/>
  </w:num>
  <w:num w:numId="29">
    <w:abstractNumId w:val="13"/>
  </w:num>
  <w:num w:numId="30">
    <w:abstractNumId w:val="12"/>
  </w:num>
  <w:num w:numId="31">
    <w:abstractNumId w:val="25"/>
  </w:num>
  <w:num w:numId="32">
    <w:abstractNumId w:val="23"/>
  </w:num>
  <w:num w:numId="33">
    <w:abstractNumId w:val="47"/>
  </w:num>
  <w:num w:numId="34">
    <w:abstractNumId w:val="44"/>
  </w:num>
  <w:num w:numId="35">
    <w:abstractNumId w:val="10"/>
  </w:num>
  <w:num w:numId="36">
    <w:abstractNumId w:val="30"/>
  </w:num>
  <w:num w:numId="37">
    <w:abstractNumId w:val="4"/>
  </w:num>
  <w:num w:numId="38">
    <w:abstractNumId w:val="35"/>
  </w:num>
  <w:num w:numId="39">
    <w:abstractNumId w:val="33"/>
  </w:num>
  <w:num w:numId="40">
    <w:abstractNumId w:val="20"/>
  </w:num>
  <w:num w:numId="41">
    <w:abstractNumId w:val="37"/>
  </w:num>
  <w:num w:numId="42">
    <w:abstractNumId w:val="11"/>
  </w:num>
  <w:num w:numId="43">
    <w:abstractNumId w:val="7"/>
  </w:num>
  <w:num w:numId="44">
    <w:abstractNumId w:val="24"/>
  </w:num>
  <w:num w:numId="45">
    <w:abstractNumId w:val="14"/>
  </w:num>
  <w:num w:numId="46">
    <w:abstractNumId w:val="5"/>
  </w:num>
  <w:num w:numId="47">
    <w:abstractNumId w:val="39"/>
  </w:num>
  <w:num w:numId="48">
    <w:abstractNumId w:val="39"/>
  </w:num>
  <w:num w:numId="49">
    <w:abstractNumId w:val="19"/>
  </w:num>
  <w:num w:numId="50">
    <w:abstractNumId w:val="3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an Lassalle">
    <w15:presenceInfo w15:providerId="Windows Live" w15:userId="93abcc193b1abf91"/>
  </w15:person>
  <w15:person w15:author="Zanone Jérémie">
    <w15:presenceInfo w15:providerId="Windows Live" w15:userId="3268482e649506f8"/>
  </w15:person>
  <w15:person w15:author="camilo.microsoft@pinedaserna.org">
    <w15:presenceInfo w15:providerId="Windows Live" w15:userId="ddf5d6a11a942c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25"/>
    <w:rsid w:val="00000141"/>
    <w:rsid w:val="00000E57"/>
    <w:rsid w:val="00001F99"/>
    <w:rsid w:val="00002558"/>
    <w:rsid w:val="0000303A"/>
    <w:rsid w:val="00003100"/>
    <w:rsid w:val="00003DBB"/>
    <w:rsid w:val="00003E8F"/>
    <w:rsid w:val="00004A66"/>
    <w:rsid w:val="00006061"/>
    <w:rsid w:val="00006C39"/>
    <w:rsid w:val="00006F39"/>
    <w:rsid w:val="00006FEC"/>
    <w:rsid w:val="000100C2"/>
    <w:rsid w:val="00011AF2"/>
    <w:rsid w:val="0001254E"/>
    <w:rsid w:val="000126DE"/>
    <w:rsid w:val="00013E2F"/>
    <w:rsid w:val="00013E68"/>
    <w:rsid w:val="00014092"/>
    <w:rsid w:val="0001577C"/>
    <w:rsid w:val="000158E5"/>
    <w:rsid w:val="0001668D"/>
    <w:rsid w:val="00016741"/>
    <w:rsid w:val="0001674D"/>
    <w:rsid w:val="00016BF9"/>
    <w:rsid w:val="000178CC"/>
    <w:rsid w:val="00021D43"/>
    <w:rsid w:val="0002244A"/>
    <w:rsid w:val="000224DE"/>
    <w:rsid w:val="00022B51"/>
    <w:rsid w:val="000231FC"/>
    <w:rsid w:val="0002358A"/>
    <w:rsid w:val="0002426C"/>
    <w:rsid w:val="00024B80"/>
    <w:rsid w:val="00024E15"/>
    <w:rsid w:val="000257C0"/>
    <w:rsid w:val="000259D7"/>
    <w:rsid w:val="00026FA5"/>
    <w:rsid w:val="00027386"/>
    <w:rsid w:val="00027CA3"/>
    <w:rsid w:val="00027FCA"/>
    <w:rsid w:val="00030404"/>
    <w:rsid w:val="000307BB"/>
    <w:rsid w:val="00031127"/>
    <w:rsid w:val="000314D3"/>
    <w:rsid w:val="00031D94"/>
    <w:rsid w:val="000323F7"/>
    <w:rsid w:val="00032B3F"/>
    <w:rsid w:val="000332B3"/>
    <w:rsid w:val="00033415"/>
    <w:rsid w:val="0003366D"/>
    <w:rsid w:val="00033780"/>
    <w:rsid w:val="0003388A"/>
    <w:rsid w:val="00033D7E"/>
    <w:rsid w:val="00035204"/>
    <w:rsid w:val="00035F5C"/>
    <w:rsid w:val="000366E8"/>
    <w:rsid w:val="00036FDA"/>
    <w:rsid w:val="00037098"/>
    <w:rsid w:val="00037789"/>
    <w:rsid w:val="00037D1A"/>
    <w:rsid w:val="00040214"/>
    <w:rsid w:val="00040EF0"/>
    <w:rsid w:val="00041764"/>
    <w:rsid w:val="0004257F"/>
    <w:rsid w:val="0004306D"/>
    <w:rsid w:val="00044334"/>
    <w:rsid w:val="000457EA"/>
    <w:rsid w:val="00047126"/>
    <w:rsid w:val="000479E9"/>
    <w:rsid w:val="00047B6D"/>
    <w:rsid w:val="0005055D"/>
    <w:rsid w:val="00051889"/>
    <w:rsid w:val="0005192E"/>
    <w:rsid w:val="00052D59"/>
    <w:rsid w:val="000534AB"/>
    <w:rsid w:val="0005371C"/>
    <w:rsid w:val="000547C7"/>
    <w:rsid w:val="000549B4"/>
    <w:rsid w:val="00054A7B"/>
    <w:rsid w:val="000555F7"/>
    <w:rsid w:val="000562B2"/>
    <w:rsid w:val="000562F9"/>
    <w:rsid w:val="000565C8"/>
    <w:rsid w:val="000566CA"/>
    <w:rsid w:val="00056EAF"/>
    <w:rsid w:val="000570B9"/>
    <w:rsid w:val="000576E1"/>
    <w:rsid w:val="00060E37"/>
    <w:rsid w:val="00061B1A"/>
    <w:rsid w:val="000621ED"/>
    <w:rsid w:val="000623D2"/>
    <w:rsid w:val="00063149"/>
    <w:rsid w:val="0006409D"/>
    <w:rsid w:val="00064752"/>
    <w:rsid w:val="00064EE9"/>
    <w:rsid w:val="00065EAE"/>
    <w:rsid w:val="000660E8"/>
    <w:rsid w:val="00066881"/>
    <w:rsid w:val="000668DC"/>
    <w:rsid w:val="00067443"/>
    <w:rsid w:val="000675CF"/>
    <w:rsid w:val="0006774C"/>
    <w:rsid w:val="00070FFF"/>
    <w:rsid w:val="0007189B"/>
    <w:rsid w:val="00072D0E"/>
    <w:rsid w:val="00072D62"/>
    <w:rsid w:val="00072EBB"/>
    <w:rsid w:val="000738C2"/>
    <w:rsid w:val="00073C8D"/>
    <w:rsid w:val="00073D29"/>
    <w:rsid w:val="00075A62"/>
    <w:rsid w:val="0007606F"/>
    <w:rsid w:val="000761B5"/>
    <w:rsid w:val="000763F3"/>
    <w:rsid w:val="00076FBC"/>
    <w:rsid w:val="000802E1"/>
    <w:rsid w:val="00080680"/>
    <w:rsid w:val="00081245"/>
    <w:rsid w:val="0008172F"/>
    <w:rsid w:val="0008214D"/>
    <w:rsid w:val="00082E5B"/>
    <w:rsid w:val="00083632"/>
    <w:rsid w:val="00083A29"/>
    <w:rsid w:val="00084F11"/>
    <w:rsid w:val="00086953"/>
    <w:rsid w:val="0009049E"/>
    <w:rsid w:val="000924F7"/>
    <w:rsid w:val="00092EE7"/>
    <w:rsid w:val="0009333A"/>
    <w:rsid w:val="000935A6"/>
    <w:rsid w:val="00093754"/>
    <w:rsid w:val="0009390D"/>
    <w:rsid w:val="000954E5"/>
    <w:rsid w:val="000974D4"/>
    <w:rsid w:val="000A0373"/>
    <w:rsid w:val="000A0BEE"/>
    <w:rsid w:val="000A0F46"/>
    <w:rsid w:val="000A21BE"/>
    <w:rsid w:val="000A2223"/>
    <w:rsid w:val="000A2534"/>
    <w:rsid w:val="000A2ADA"/>
    <w:rsid w:val="000A41BB"/>
    <w:rsid w:val="000A495F"/>
    <w:rsid w:val="000A5659"/>
    <w:rsid w:val="000A6544"/>
    <w:rsid w:val="000A6A62"/>
    <w:rsid w:val="000A6AD0"/>
    <w:rsid w:val="000A6C47"/>
    <w:rsid w:val="000A7963"/>
    <w:rsid w:val="000A7BF0"/>
    <w:rsid w:val="000A7DED"/>
    <w:rsid w:val="000B11B4"/>
    <w:rsid w:val="000B167A"/>
    <w:rsid w:val="000B1812"/>
    <w:rsid w:val="000B2F68"/>
    <w:rsid w:val="000B3067"/>
    <w:rsid w:val="000B3DD0"/>
    <w:rsid w:val="000B4155"/>
    <w:rsid w:val="000B488E"/>
    <w:rsid w:val="000B54BB"/>
    <w:rsid w:val="000B603C"/>
    <w:rsid w:val="000B6288"/>
    <w:rsid w:val="000B6BD1"/>
    <w:rsid w:val="000B6D41"/>
    <w:rsid w:val="000B6E20"/>
    <w:rsid w:val="000B7098"/>
    <w:rsid w:val="000C0278"/>
    <w:rsid w:val="000C1254"/>
    <w:rsid w:val="000C1468"/>
    <w:rsid w:val="000C14A7"/>
    <w:rsid w:val="000C28B7"/>
    <w:rsid w:val="000C2DAA"/>
    <w:rsid w:val="000C324F"/>
    <w:rsid w:val="000C3EF7"/>
    <w:rsid w:val="000C4945"/>
    <w:rsid w:val="000C640B"/>
    <w:rsid w:val="000C6742"/>
    <w:rsid w:val="000C7051"/>
    <w:rsid w:val="000C73F0"/>
    <w:rsid w:val="000C75F5"/>
    <w:rsid w:val="000C7C3B"/>
    <w:rsid w:val="000C7F76"/>
    <w:rsid w:val="000D1084"/>
    <w:rsid w:val="000D14CC"/>
    <w:rsid w:val="000D2237"/>
    <w:rsid w:val="000D2A96"/>
    <w:rsid w:val="000D50EC"/>
    <w:rsid w:val="000D5B33"/>
    <w:rsid w:val="000D6353"/>
    <w:rsid w:val="000D6AE3"/>
    <w:rsid w:val="000D6DBE"/>
    <w:rsid w:val="000D6EA0"/>
    <w:rsid w:val="000D7078"/>
    <w:rsid w:val="000D70E3"/>
    <w:rsid w:val="000D7EF4"/>
    <w:rsid w:val="000E038B"/>
    <w:rsid w:val="000E0A5F"/>
    <w:rsid w:val="000E147C"/>
    <w:rsid w:val="000E1BDE"/>
    <w:rsid w:val="000E1DF9"/>
    <w:rsid w:val="000E1F40"/>
    <w:rsid w:val="000E268E"/>
    <w:rsid w:val="000E28CC"/>
    <w:rsid w:val="000E2945"/>
    <w:rsid w:val="000E2B59"/>
    <w:rsid w:val="000E3063"/>
    <w:rsid w:val="000E35C5"/>
    <w:rsid w:val="000E3F59"/>
    <w:rsid w:val="000E4C85"/>
    <w:rsid w:val="000E6970"/>
    <w:rsid w:val="000E7A3F"/>
    <w:rsid w:val="000E7DF4"/>
    <w:rsid w:val="000F0817"/>
    <w:rsid w:val="000F0824"/>
    <w:rsid w:val="000F0B6F"/>
    <w:rsid w:val="000F0D6F"/>
    <w:rsid w:val="000F17A5"/>
    <w:rsid w:val="000F19C0"/>
    <w:rsid w:val="000F25D0"/>
    <w:rsid w:val="000F263A"/>
    <w:rsid w:val="000F2BF8"/>
    <w:rsid w:val="000F3076"/>
    <w:rsid w:val="000F3668"/>
    <w:rsid w:val="000F3AA5"/>
    <w:rsid w:val="000F3D38"/>
    <w:rsid w:val="000F3D83"/>
    <w:rsid w:val="000F48A2"/>
    <w:rsid w:val="000F5A6A"/>
    <w:rsid w:val="000F5E19"/>
    <w:rsid w:val="000F7C6D"/>
    <w:rsid w:val="001004B2"/>
    <w:rsid w:val="0010068D"/>
    <w:rsid w:val="001008DC"/>
    <w:rsid w:val="00100FB5"/>
    <w:rsid w:val="00101BD7"/>
    <w:rsid w:val="00101BE6"/>
    <w:rsid w:val="001020A5"/>
    <w:rsid w:val="001024EF"/>
    <w:rsid w:val="00102753"/>
    <w:rsid w:val="00102E49"/>
    <w:rsid w:val="00103021"/>
    <w:rsid w:val="001037FA"/>
    <w:rsid w:val="00103B0E"/>
    <w:rsid w:val="00106000"/>
    <w:rsid w:val="0011013D"/>
    <w:rsid w:val="001106AF"/>
    <w:rsid w:val="00110A04"/>
    <w:rsid w:val="00110B58"/>
    <w:rsid w:val="001112BF"/>
    <w:rsid w:val="0011130F"/>
    <w:rsid w:val="0011224F"/>
    <w:rsid w:val="00112C6A"/>
    <w:rsid w:val="00113515"/>
    <w:rsid w:val="00113C73"/>
    <w:rsid w:val="0011480F"/>
    <w:rsid w:val="00114AE8"/>
    <w:rsid w:val="00114D1E"/>
    <w:rsid w:val="00114E48"/>
    <w:rsid w:val="00114E6A"/>
    <w:rsid w:val="00115400"/>
    <w:rsid w:val="001159CA"/>
    <w:rsid w:val="00115EDA"/>
    <w:rsid w:val="00116FAE"/>
    <w:rsid w:val="00117963"/>
    <w:rsid w:val="001207C8"/>
    <w:rsid w:val="001228F7"/>
    <w:rsid w:val="00123599"/>
    <w:rsid w:val="00123B50"/>
    <w:rsid w:val="0012412C"/>
    <w:rsid w:val="00124444"/>
    <w:rsid w:val="001246FE"/>
    <w:rsid w:val="00124CFC"/>
    <w:rsid w:val="001252D6"/>
    <w:rsid w:val="001259C2"/>
    <w:rsid w:val="001266C9"/>
    <w:rsid w:val="00126CE7"/>
    <w:rsid w:val="00126FF0"/>
    <w:rsid w:val="0012710A"/>
    <w:rsid w:val="0013041D"/>
    <w:rsid w:val="00130693"/>
    <w:rsid w:val="00130A6A"/>
    <w:rsid w:val="00130AA7"/>
    <w:rsid w:val="00130CAF"/>
    <w:rsid w:val="0013113A"/>
    <w:rsid w:val="0013120B"/>
    <w:rsid w:val="001312AD"/>
    <w:rsid w:val="001313B5"/>
    <w:rsid w:val="00131467"/>
    <w:rsid w:val="001317B0"/>
    <w:rsid w:val="00132D1D"/>
    <w:rsid w:val="00133151"/>
    <w:rsid w:val="0013343A"/>
    <w:rsid w:val="00134488"/>
    <w:rsid w:val="00134A46"/>
    <w:rsid w:val="00134AF0"/>
    <w:rsid w:val="001353E4"/>
    <w:rsid w:val="0013644F"/>
    <w:rsid w:val="001367F0"/>
    <w:rsid w:val="00136CF3"/>
    <w:rsid w:val="001371B8"/>
    <w:rsid w:val="001379DB"/>
    <w:rsid w:val="001409F7"/>
    <w:rsid w:val="00141B63"/>
    <w:rsid w:val="00141E26"/>
    <w:rsid w:val="001427B9"/>
    <w:rsid w:val="00142853"/>
    <w:rsid w:val="001429D6"/>
    <w:rsid w:val="00142D55"/>
    <w:rsid w:val="00143EA1"/>
    <w:rsid w:val="00144202"/>
    <w:rsid w:val="00144507"/>
    <w:rsid w:val="00144B77"/>
    <w:rsid w:val="00145E9A"/>
    <w:rsid w:val="00147203"/>
    <w:rsid w:val="00147777"/>
    <w:rsid w:val="00147842"/>
    <w:rsid w:val="00147F47"/>
    <w:rsid w:val="0015050E"/>
    <w:rsid w:val="00150D60"/>
    <w:rsid w:val="00150EF3"/>
    <w:rsid w:val="0015129C"/>
    <w:rsid w:val="001512E0"/>
    <w:rsid w:val="00151811"/>
    <w:rsid w:val="00151C51"/>
    <w:rsid w:val="00151CEA"/>
    <w:rsid w:val="00151F42"/>
    <w:rsid w:val="00152310"/>
    <w:rsid w:val="00152336"/>
    <w:rsid w:val="00152496"/>
    <w:rsid w:val="001524B7"/>
    <w:rsid w:val="00152B9E"/>
    <w:rsid w:val="00152C2A"/>
    <w:rsid w:val="00152E05"/>
    <w:rsid w:val="001534C5"/>
    <w:rsid w:val="001538E0"/>
    <w:rsid w:val="0015435C"/>
    <w:rsid w:val="00154A8B"/>
    <w:rsid w:val="0015525C"/>
    <w:rsid w:val="00155729"/>
    <w:rsid w:val="00155C60"/>
    <w:rsid w:val="00155ED3"/>
    <w:rsid w:val="00156A52"/>
    <w:rsid w:val="00157697"/>
    <w:rsid w:val="00157B88"/>
    <w:rsid w:val="00161047"/>
    <w:rsid w:val="00162740"/>
    <w:rsid w:val="00162CFD"/>
    <w:rsid w:val="00162F39"/>
    <w:rsid w:val="00163B10"/>
    <w:rsid w:val="00163E59"/>
    <w:rsid w:val="00164043"/>
    <w:rsid w:val="001640E4"/>
    <w:rsid w:val="00164548"/>
    <w:rsid w:val="00164DD7"/>
    <w:rsid w:val="0016580A"/>
    <w:rsid w:val="001659F6"/>
    <w:rsid w:val="00165BF6"/>
    <w:rsid w:val="00165EBF"/>
    <w:rsid w:val="0016659A"/>
    <w:rsid w:val="00166B9A"/>
    <w:rsid w:val="00167271"/>
    <w:rsid w:val="00167A69"/>
    <w:rsid w:val="00170169"/>
    <w:rsid w:val="0017047D"/>
    <w:rsid w:val="001706B1"/>
    <w:rsid w:val="00170FE9"/>
    <w:rsid w:val="00172A2B"/>
    <w:rsid w:val="00172E62"/>
    <w:rsid w:val="001734BA"/>
    <w:rsid w:val="001743D4"/>
    <w:rsid w:val="0017588B"/>
    <w:rsid w:val="00175FF0"/>
    <w:rsid w:val="0017600D"/>
    <w:rsid w:val="00177400"/>
    <w:rsid w:val="0017750C"/>
    <w:rsid w:val="0017791E"/>
    <w:rsid w:val="00177A79"/>
    <w:rsid w:val="00177AAB"/>
    <w:rsid w:val="001804E5"/>
    <w:rsid w:val="0018100C"/>
    <w:rsid w:val="0018169B"/>
    <w:rsid w:val="0018172D"/>
    <w:rsid w:val="0018195F"/>
    <w:rsid w:val="00181CD2"/>
    <w:rsid w:val="00181EA4"/>
    <w:rsid w:val="00182017"/>
    <w:rsid w:val="00183E21"/>
    <w:rsid w:val="00183F43"/>
    <w:rsid w:val="00184447"/>
    <w:rsid w:val="001853F1"/>
    <w:rsid w:val="00186AB9"/>
    <w:rsid w:val="0018723E"/>
    <w:rsid w:val="001872F4"/>
    <w:rsid w:val="00192570"/>
    <w:rsid w:val="00192D12"/>
    <w:rsid w:val="00193730"/>
    <w:rsid w:val="00194691"/>
    <w:rsid w:val="001955EC"/>
    <w:rsid w:val="00195ACD"/>
    <w:rsid w:val="00195DD1"/>
    <w:rsid w:val="00195FC8"/>
    <w:rsid w:val="0019612A"/>
    <w:rsid w:val="001961CC"/>
    <w:rsid w:val="001967C4"/>
    <w:rsid w:val="00196B51"/>
    <w:rsid w:val="001A0677"/>
    <w:rsid w:val="001A082C"/>
    <w:rsid w:val="001A1541"/>
    <w:rsid w:val="001A1DBC"/>
    <w:rsid w:val="001A1E5E"/>
    <w:rsid w:val="001A1ED9"/>
    <w:rsid w:val="001A217D"/>
    <w:rsid w:val="001A222A"/>
    <w:rsid w:val="001A2922"/>
    <w:rsid w:val="001A37D6"/>
    <w:rsid w:val="001A3C18"/>
    <w:rsid w:val="001A3D37"/>
    <w:rsid w:val="001A3DDC"/>
    <w:rsid w:val="001A4FE2"/>
    <w:rsid w:val="001A56A6"/>
    <w:rsid w:val="001A5784"/>
    <w:rsid w:val="001A61EE"/>
    <w:rsid w:val="001A6277"/>
    <w:rsid w:val="001A69AE"/>
    <w:rsid w:val="001A6AD7"/>
    <w:rsid w:val="001A6F9C"/>
    <w:rsid w:val="001A70C6"/>
    <w:rsid w:val="001A745B"/>
    <w:rsid w:val="001A78DA"/>
    <w:rsid w:val="001B06C0"/>
    <w:rsid w:val="001B0DDE"/>
    <w:rsid w:val="001B1768"/>
    <w:rsid w:val="001B17DC"/>
    <w:rsid w:val="001B1B56"/>
    <w:rsid w:val="001B2BE7"/>
    <w:rsid w:val="001B3EBB"/>
    <w:rsid w:val="001B42C5"/>
    <w:rsid w:val="001B48F9"/>
    <w:rsid w:val="001B5770"/>
    <w:rsid w:val="001B652D"/>
    <w:rsid w:val="001B7858"/>
    <w:rsid w:val="001C0021"/>
    <w:rsid w:val="001C0A70"/>
    <w:rsid w:val="001C1114"/>
    <w:rsid w:val="001C1B03"/>
    <w:rsid w:val="001C3DF9"/>
    <w:rsid w:val="001C43BF"/>
    <w:rsid w:val="001C44F2"/>
    <w:rsid w:val="001C47BA"/>
    <w:rsid w:val="001C4D40"/>
    <w:rsid w:val="001C61D8"/>
    <w:rsid w:val="001C71C0"/>
    <w:rsid w:val="001D04E1"/>
    <w:rsid w:val="001D08E9"/>
    <w:rsid w:val="001D0B64"/>
    <w:rsid w:val="001D13BC"/>
    <w:rsid w:val="001D1836"/>
    <w:rsid w:val="001D1D86"/>
    <w:rsid w:val="001D3519"/>
    <w:rsid w:val="001D4459"/>
    <w:rsid w:val="001D4B84"/>
    <w:rsid w:val="001D4E2B"/>
    <w:rsid w:val="001D505A"/>
    <w:rsid w:val="001D61D1"/>
    <w:rsid w:val="001D68D5"/>
    <w:rsid w:val="001D6C9C"/>
    <w:rsid w:val="001D6DBC"/>
    <w:rsid w:val="001D71E0"/>
    <w:rsid w:val="001D71FE"/>
    <w:rsid w:val="001D72A2"/>
    <w:rsid w:val="001D72BF"/>
    <w:rsid w:val="001E027B"/>
    <w:rsid w:val="001E0535"/>
    <w:rsid w:val="001E07A0"/>
    <w:rsid w:val="001E0C73"/>
    <w:rsid w:val="001E181A"/>
    <w:rsid w:val="001E19D3"/>
    <w:rsid w:val="001E23BB"/>
    <w:rsid w:val="001E44E1"/>
    <w:rsid w:val="001E53D0"/>
    <w:rsid w:val="001E5A28"/>
    <w:rsid w:val="001E6381"/>
    <w:rsid w:val="001E6F47"/>
    <w:rsid w:val="001E74DC"/>
    <w:rsid w:val="001F099C"/>
    <w:rsid w:val="001F0BDB"/>
    <w:rsid w:val="001F0BE8"/>
    <w:rsid w:val="001F126A"/>
    <w:rsid w:val="001F194A"/>
    <w:rsid w:val="001F1CC8"/>
    <w:rsid w:val="001F250F"/>
    <w:rsid w:val="001F25B2"/>
    <w:rsid w:val="001F27EC"/>
    <w:rsid w:val="001F32D7"/>
    <w:rsid w:val="001F3BE4"/>
    <w:rsid w:val="001F43CC"/>
    <w:rsid w:val="001F44FB"/>
    <w:rsid w:val="001F49B4"/>
    <w:rsid w:val="001F584B"/>
    <w:rsid w:val="001F5B46"/>
    <w:rsid w:val="001F5F0B"/>
    <w:rsid w:val="001F5F58"/>
    <w:rsid w:val="001F5F6D"/>
    <w:rsid w:val="001F5FA6"/>
    <w:rsid w:val="001F6A40"/>
    <w:rsid w:val="001F7041"/>
    <w:rsid w:val="001F7C1F"/>
    <w:rsid w:val="002001DF"/>
    <w:rsid w:val="00200613"/>
    <w:rsid w:val="00200816"/>
    <w:rsid w:val="00201598"/>
    <w:rsid w:val="00202462"/>
    <w:rsid w:val="002026DA"/>
    <w:rsid w:val="00203194"/>
    <w:rsid w:val="002034DD"/>
    <w:rsid w:val="00203F0A"/>
    <w:rsid w:val="00203FD8"/>
    <w:rsid w:val="002042CB"/>
    <w:rsid w:val="0020526E"/>
    <w:rsid w:val="002055D3"/>
    <w:rsid w:val="0020578C"/>
    <w:rsid w:val="002058C3"/>
    <w:rsid w:val="00205C9E"/>
    <w:rsid w:val="00206C7F"/>
    <w:rsid w:val="002075A1"/>
    <w:rsid w:val="00207F5B"/>
    <w:rsid w:val="00210198"/>
    <w:rsid w:val="00210227"/>
    <w:rsid w:val="002108E1"/>
    <w:rsid w:val="00210935"/>
    <w:rsid w:val="002112A5"/>
    <w:rsid w:val="002113A6"/>
    <w:rsid w:val="00212755"/>
    <w:rsid w:val="002129DB"/>
    <w:rsid w:val="00213489"/>
    <w:rsid w:val="002135A9"/>
    <w:rsid w:val="00213EEA"/>
    <w:rsid w:val="00213F00"/>
    <w:rsid w:val="0021453E"/>
    <w:rsid w:val="00214551"/>
    <w:rsid w:val="00214886"/>
    <w:rsid w:val="00214A5B"/>
    <w:rsid w:val="00214D09"/>
    <w:rsid w:val="002153DE"/>
    <w:rsid w:val="002157A5"/>
    <w:rsid w:val="00215A4C"/>
    <w:rsid w:val="00216358"/>
    <w:rsid w:val="002170B3"/>
    <w:rsid w:val="0021765D"/>
    <w:rsid w:val="00217748"/>
    <w:rsid w:val="0021787D"/>
    <w:rsid w:val="0022032B"/>
    <w:rsid w:val="002203C2"/>
    <w:rsid w:val="00222141"/>
    <w:rsid w:val="0022217E"/>
    <w:rsid w:val="00222A88"/>
    <w:rsid w:val="00222EFC"/>
    <w:rsid w:val="00223A13"/>
    <w:rsid w:val="00224C64"/>
    <w:rsid w:val="00225A34"/>
    <w:rsid w:val="0022670A"/>
    <w:rsid w:val="00226A12"/>
    <w:rsid w:val="002273D7"/>
    <w:rsid w:val="0022798C"/>
    <w:rsid w:val="00227F83"/>
    <w:rsid w:val="00230969"/>
    <w:rsid w:val="00230EE3"/>
    <w:rsid w:val="00231D74"/>
    <w:rsid w:val="0023228C"/>
    <w:rsid w:val="00232923"/>
    <w:rsid w:val="00232E5D"/>
    <w:rsid w:val="00233278"/>
    <w:rsid w:val="0023455F"/>
    <w:rsid w:val="002345C4"/>
    <w:rsid w:val="00234F39"/>
    <w:rsid w:val="00235BFA"/>
    <w:rsid w:val="00236910"/>
    <w:rsid w:val="00237DC6"/>
    <w:rsid w:val="00240BF6"/>
    <w:rsid w:val="00241371"/>
    <w:rsid w:val="002415A1"/>
    <w:rsid w:val="002417D6"/>
    <w:rsid w:val="00241D6E"/>
    <w:rsid w:val="00242473"/>
    <w:rsid w:val="00242FD5"/>
    <w:rsid w:val="002432B8"/>
    <w:rsid w:val="00243A38"/>
    <w:rsid w:val="0024416C"/>
    <w:rsid w:val="0024528B"/>
    <w:rsid w:val="00245F75"/>
    <w:rsid w:val="00246410"/>
    <w:rsid w:val="00246BF6"/>
    <w:rsid w:val="00247123"/>
    <w:rsid w:val="00247618"/>
    <w:rsid w:val="002476A6"/>
    <w:rsid w:val="00247FE9"/>
    <w:rsid w:val="00250255"/>
    <w:rsid w:val="0025079E"/>
    <w:rsid w:val="002509BC"/>
    <w:rsid w:val="00251621"/>
    <w:rsid w:val="00252ACD"/>
    <w:rsid w:val="0025427C"/>
    <w:rsid w:val="00255D53"/>
    <w:rsid w:val="00256879"/>
    <w:rsid w:val="00256C57"/>
    <w:rsid w:val="00260002"/>
    <w:rsid w:val="00260214"/>
    <w:rsid w:val="00260497"/>
    <w:rsid w:val="0026094D"/>
    <w:rsid w:val="00260A3E"/>
    <w:rsid w:val="002610EC"/>
    <w:rsid w:val="00261649"/>
    <w:rsid w:val="00261963"/>
    <w:rsid w:val="0026290C"/>
    <w:rsid w:val="00262B4A"/>
    <w:rsid w:val="00263662"/>
    <w:rsid w:val="00263673"/>
    <w:rsid w:val="00263759"/>
    <w:rsid w:val="00264066"/>
    <w:rsid w:val="00264157"/>
    <w:rsid w:val="0026421C"/>
    <w:rsid w:val="00264580"/>
    <w:rsid w:val="002646BF"/>
    <w:rsid w:val="00266965"/>
    <w:rsid w:val="00266ABC"/>
    <w:rsid w:val="00266B5F"/>
    <w:rsid w:val="00266BEC"/>
    <w:rsid w:val="00266DCE"/>
    <w:rsid w:val="00266DED"/>
    <w:rsid w:val="00267464"/>
    <w:rsid w:val="00267C7C"/>
    <w:rsid w:val="0027021D"/>
    <w:rsid w:val="00270392"/>
    <w:rsid w:val="00270E99"/>
    <w:rsid w:val="002713FC"/>
    <w:rsid w:val="00271B04"/>
    <w:rsid w:val="002737BE"/>
    <w:rsid w:val="00273A96"/>
    <w:rsid w:val="00273D21"/>
    <w:rsid w:val="00273DA3"/>
    <w:rsid w:val="002746F6"/>
    <w:rsid w:val="00274EF4"/>
    <w:rsid w:val="00275608"/>
    <w:rsid w:val="00275BEB"/>
    <w:rsid w:val="0027613E"/>
    <w:rsid w:val="00276397"/>
    <w:rsid w:val="00277A35"/>
    <w:rsid w:val="00280EBC"/>
    <w:rsid w:val="00281055"/>
    <w:rsid w:val="002815FF"/>
    <w:rsid w:val="00281749"/>
    <w:rsid w:val="00281C19"/>
    <w:rsid w:val="00281ED4"/>
    <w:rsid w:val="00282D7A"/>
    <w:rsid w:val="002831D3"/>
    <w:rsid w:val="002836E9"/>
    <w:rsid w:val="00283BDC"/>
    <w:rsid w:val="00283E6B"/>
    <w:rsid w:val="002840A6"/>
    <w:rsid w:val="002841BB"/>
    <w:rsid w:val="002842A7"/>
    <w:rsid w:val="002849F3"/>
    <w:rsid w:val="00284B8D"/>
    <w:rsid w:val="00285112"/>
    <w:rsid w:val="002859FF"/>
    <w:rsid w:val="00286476"/>
    <w:rsid w:val="00287F99"/>
    <w:rsid w:val="002908F3"/>
    <w:rsid w:val="00290E36"/>
    <w:rsid w:val="002911B1"/>
    <w:rsid w:val="00291A15"/>
    <w:rsid w:val="002921C3"/>
    <w:rsid w:val="0029224A"/>
    <w:rsid w:val="00292334"/>
    <w:rsid w:val="002929A7"/>
    <w:rsid w:val="00292C4F"/>
    <w:rsid w:val="00292FD8"/>
    <w:rsid w:val="00293747"/>
    <w:rsid w:val="00293748"/>
    <w:rsid w:val="00293873"/>
    <w:rsid w:val="002940AE"/>
    <w:rsid w:val="002947BE"/>
    <w:rsid w:val="00294840"/>
    <w:rsid w:val="00294AA8"/>
    <w:rsid w:val="00294DA4"/>
    <w:rsid w:val="00295A2E"/>
    <w:rsid w:val="00295AF1"/>
    <w:rsid w:val="0029612B"/>
    <w:rsid w:val="0029727F"/>
    <w:rsid w:val="002976A0"/>
    <w:rsid w:val="002A0A51"/>
    <w:rsid w:val="002A0AE3"/>
    <w:rsid w:val="002A0CEB"/>
    <w:rsid w:val="002A0CFE"/>
    <w:rsid w:val="002A15A1"/>
    <w:rsid w:val="002A1C85"/>
    <w:rsid w:val="002A20A5"/>
    <w:rsid w:val="002A252D"/>
    <w:rsid w:val="002A26D5"/>
    <w:rsid w:val="002A29D6"/>
    <w:rsid w:val="002A320A"/>
    <w:rsid w:val="002A3371"/>
    <w:rsid w:val="002A3656"/>
    <w:rsid w:val="002A4395"/>
    <w:rsid w:val="002A560F"/>
    <w:rsid w:val="002A608E"/>
    <w:rsid w:val="002A643E"/>
    <w:rsid w:val="002A6642"/>
    <w:rsid w:val="002A6BD3"/>
    <w:rsid w:val="002A6DE7"/>
    <w:rsid w:val="002A71FD"/>
    <w:rsid w:val="002A7E56"/>
    <w:rsid w:val="002B032D"/>
    <w:rsid w:val="002B0389"/>
    <w:rsid w:val="002B052B"/>
    <w:rsid w:val="002B0F84"/>
    <w:rsid w:val="002B218A"/>
    <w:rsid w:val="002B2B00"/>
    <w:rsid w:val="002B3169"/>
    <w:rsid w:val="002B3A7E"/>
    <w:rsid w:val="002B3DF7"/>
    <w:rsid w:val="002B413B"/>
    <w:rsid w:val="002B4292"/>
    <w:rsid w:val="002B4340"/>
    <w:rsid w:val="002B45EC"/>
    <w:rsid w:val="002B48A6"/>
    <w:rsid w:val="002B5D10"/>
    <w:rsid w:val="002B63D9"/>
    <w:rsid w:val="002B7589"/>
    <w:rsid w:val="002B7644"/>
    <w:rsid w:val="002C1501"/>
    <w:rsid w:val="002C1C41"/>
    <w:rsid w:val="002C3FD5"/>
    <w:rsid w:val="002C4898"/>
    <w:rsid w:val="002C4B40"/>
    <w:rsid w:val="002C4ECF"/>
    <w:rsid w:val="002C5CF8"/>
    <w:rsid w:val="002C625D"/>
    <w:rsid w:val="002C62B7"/>
    <w:rsid w:val="002C64BF"/>
    <w:rsid w:val="002C677C"/>
    <w:rsid w:val="002D0654"/>
    <w:rsid w:val="002D0B53"/>
    <w:rsid w:val="002D18D7"/>
    <w:rsid w:val="002D1CB2"/>
    <w:rsid w:val="002D325B"/>
    <w:rsid w:val="002D394B"/>
    <w:rsid w:val="002D45B4"/>
    <w:rsid w:val="002D4979"/>
    <w:rsid w:val="002D4A8C"/>
    <w:rsid w:val="002D4F19"/>
    <w:rsid w:val="002D5644"/>
    <w:rsid w:val="002D5C71"/>
    <w:rsid w:val="002D608C"/>
    <w:rsid w:val="002D641E"/>
    <w:rsid w:val="002D6C29"/>
    <w:rsid w:val="002D6C75"/>
    <w:rsid w:val="002D6FAA"/>
    <w:rsid w:val="002D78F0"/>
    <w:rsid w:val="002E05C1"/>
    <w:rsid w:val="002E0891"/>
    <w:rsid w:val="002E0FA4"/>
    <w:rsid w:val="002E19ED"/>
    <w:rsid w:val="002E1B19"/>
    <w:rsid w:val="002E320B"/>
    <w:rsid w:val="002E3DBA"/>
    <w:rsid w:val="002E44E3"/>
    <w:rsid w:val="002E4C60"/>
    <w:rsid w:val="002E500B"/>
    <w:rsid w:val="002E53E4"/>
    <w:rsid w:val="002E6822"/>
    <w:rsid w:val="002E6B79"/>
    <w:rsid w:val="002E6D5D"/>
    <w:rsid w:val="002E77F6"/>
    <w:rsid w:val="002E7EE6"/>
    <w:rsid w:val="002F001B"/>
    <w:rsid w:val="002F121C"/>
    <w:rsid w:val="002F19DE"/>
    <w:rsid w:val="002F2A4C"/>
    <w:rsid w:val="002F2B52"/>
    <w:rsid w:val="002F36F5"/>
    <w:rsid w:val="002F3B94"/>
    <w:rsid w:val="002F468C"/>
    <w:rsid w:val="002F50C8"/>
    <w:rsid w:val="002F5156"/>
    <w:rsid w:val="002F5484"/>
    <w:rsid w:val="002F6222"/>
    <w:rsid w:val="002F6791"/>
    <w:rsid w:val="002F6DA3"/>
    <w:rsid w:val="003000D7"/>
    <w:rsid w:val="003008DF"/>
    <w:rsid w:val="00300CEB"/>
    <w:rsid w:val="0030171B"/>
    <w:rsid w:val="00301DDF"/>
    <w:rsid w:val="00301E7F"/>
    <w:rsid w:val="00302911"/>
    <w:rsid w:val="00302DA6"/>
    <w:rsid w:val="0030345A"/>
    <w:rsid w:val="00303938"/>
    <w:rsid w:val="003041E0"/>
    <w:rsid w:val="0030435B"/>
    <w:rsid w:val="003047CD"/>
    <w:rsid w:val="00305C2A"/>
    <w:rsid w:val="00305C65"/>
    <w:rsid w:val="00305ECD"/>
    <w:rsid w:val="0030654F"/>
    <w:rsid w:val="003065E8"/>
    <w:rsid w:val="00306E1A"/>
    <w:rsid w:val="00311B03"/>
    <w:rsid w:val="00311B64"/>
    <w:rsid w:val="00311EA0"/>
    <w:rsid w:val="00312659"/>
    <w:rsid w:val="003130AE"/>
    <w:rsid w:val="00313336"/>
    <w:rsid w:val="00314462"/>
    <w:rsid w:val="00314FC4"/>
    <w:rsid w:val="003152B8"/>
    <w:rsid w:val="003169C2"/>
    <w:rsid w:val="00316A19"/>
    <w:rsid w:val="00316E99"/>
    <w:rsid w:val="003174CD"/>
    <w:rsid w:val="00320076"/>
    <w:rsid w:val="0032047C"/>
    <w:rsid w:val="00320C04"/>
    <w:rsid w:val="00321A2E"/>
    <w:rsid w:val="00321E67"/>
    <w:rsid w:val="00321F67"/>
    <w:rsid w:val="0032208F"/>
    <w:rsid w:val="003220B5"/>
    <w:rsid w:val="00322417"/>
    <w:rsid w:val="0032320B"/>
    <w:rsid w:val="0032340B"/>
    <w:rsid w:val="00323AFA"/>
    <w:rsid w:val="0032453A"/>
    <w:rsid w:val="0032457D"/>
    <w:rsid w:val="003245FE"/>
    <w:rsid w:val="00324976"/>
    <w:rsid w:val="0032639B"/>
    <w:rsid w:val="003272B4"/>
    <w:rsid w:val="003272E2"/>
    <w:rsid w:val="00327F6F"/>
    <w:rsid w:val="00330869"/>
    <w:rsid w:val="00330C85"/>
    <w:rsid w:val="00330E9B"/>
    <w:rsid w:val="0033108D"/>
    <w:rsid w:val="003312AD"/>
    <w:rsid w:val="00331809"/>
    <w:rsid w:val="00331A3B"/>
    <w:rsid w:val="0033217C"/>
    <w:rsid w:val="0033232F"/>
    <w:rsid w:val="003325F8"/>
    <w:rsid w:val="00332758"/>
    <w:rsid w:val="00332B17"/>
    <w:rsid w:val="00333EE7"/>
    <w:rsid w:val="00333F71"/>
    <w:rsid w:val="003344F3"/>
    <w:rsid w:val="00334A6B"/>
    <w:rsid w:val="00335999"/>
    <w:rsid w:val="00335FED"/>
    <w:rsid w:val="00337F80"/>
    <w:rsid w:val="0034020A"/>
    <w:rsid w:val="00340552"/>
    <w:rsid w:val="0034094D"/>
    <w:rsid w:val="00340D74"/>
    <w:rsid w:val="00340DDC"/>
    <w:rsid w:val="00341794"/>
    <w:rsid w:val="00342555"/>
    <w:rsid w:val="0034255E"/>
    <w:rsid w:val="00342891"/>
    <w:rsid w:val="00342C54"/>
    <w:rsid w:val="00342E5E"/>
    <w:rsid w:val="00342FBF"/>
    <w:rsid w:val="0034338C"/>
    <w:rsid w:val="003433B2"/>
    <w:rsid w:val="00343934"/>
    <w:rsid w:val="00344239"/>
    <w:rsid w:val="00344DCF"/>
    <w:rsid w:val="00344F43"/>
    <w:rsid w:val="003451D4"/>
    <w:rsid w:val="00345C4C"/>
    <w:rsid w:val="00346CFB"/>
    <w:rsid w:val="00347239"/>
    <w:rsid w:val="00347321"/>
    <w:rsid w:val="00350ACB"/>
    <w:rsid w:val="00351C9D"/>
    <w:rsid w:val="003522B0"/>
    <w:rsid w:val="0035242A"/>
    <w:rsid w:val="00353CF1"/>
    <w:rsid w:val="0035438E"/>
    <w:rsid w:val="00354393"/>
    <w:rsid w:val="00354C6A"/>
    <w:rsid w:val="003554C8"/>
    <w:rsid w:val="00356588"/>
    <w:rsid w:val="00356AFD"/>
    <w:rsid w:val="00356B19"/>
    <w:rsid w:val="003573B4"/>
    <w:rsid w:val="00357404"/>
    <w:rsid w:val="00360716"/>
    <w:rsid w:val="003609F1"/>
    <w:rsid w:val="00360A22"/>
    <w:rsid w:val="0036136D"/>
    <w:rsid w:val="003620F4"/>
    <w:rsid w:val="003625B7"/>
    <w:rsid w:val="00362731"/>
    <w:rsid w:val="00362AAD"/>
    <w:rsid w:val="00363485"/>
    <w:rsid w:val="00363E96"/>
    <w:rsid w:val="003641F9"/>
    <w:rsid w:val="00364289"/>
    <w:rsid w:val="003642F8"/>
    <w:rsid w:val="00365B9D"/>
    <w:rsid w:val="00365C3B"/>
    <w:rsid w:val="00365CB3"/>
    <w:rsid w:val="00365E1D"/>
    <w:rsid w:val="00365F8C"/>
    <w:rsid w:val="003667B9"/>
    <w:rsid w:val="003673E3"/>
    <w:rsid w:val="00370587"/>
    <w:rsid w:val="00370D3F"/>
    <w:rsid w:val="00370E3A"/>
    <w:rsid w:val="00370E7B"/>
    <w:rsid w:val="00371482"/>
    <w:rsid w:val="0037213F"/>
    <w:rsid w:val="0037219C"/>
    <w:rsid w:val="00373400"/>
    <w:rsid w:val="003735B1"/>
    <w:rsid w:val="00373880"/>
    <w:rsid w:val="003739DD"/>
    <w:rsid w:val="003740F3"/>
    <w:rsid w:val="00374120"/>
    <w:rsid w:val="003747CE"/>
    <w:rsid w:val="00376693"/>
    <w:rsid w:val="003768A7"/>
    <w:rsid w:val="00376B44"/>
    <w:rsid w:val="00376E9A"/>
    <w:rsid w:val="0037761E"/>
    <w:rsid w:val="0037766D"/>
    <w:rsid w:val="00377959"/>
    <w:rsid w:val="00377FA9"/>
    <w:rsid w:val="00380A7D"/>
    <w:rsid w:val="00380E74"/>
    <w:rsid w:val="00383643"/>
    <w:rsid w:val="0038561C"/>
    <w:rsid w:val="00386E45"/>
    <w:rsid w:val="0038741F"/>
    <w:rsid w:val="00387E15"/>
    <w:rsid w:val="003900EA"/>
    <w:rsid w:val="0039064B"/>
    <w:rsid w:val="00390A7C"/>
    <w:rsid w:val="00390FFF"/>
    <w:rsid w:val="0039105A"/>
    <w:rsid w:val="0039186B"/>
    <w:rsid w:val="00391C68"/>
    <w:rsid w:val="0039248D"/>
    <w:rsid w:val="00392523"/>
    <w:rsid w:val="00393061"/>
    <w:rsid w:val="00393592"/>
    <w:rsid w:val="003944E5"/>
    <w:rsid w:val="00395E8B"/>
    <w:rsid w:val="0039652E"/>
    <w:rsid w:val="00396850"/>
    <w:rsid w:val="0039770E"/>
    <w:rsid w:val="003A031C"/>
    <w:rsid w:val="003A1057"/>
    <w:rsid w:val="003A10DD"/>
    <w:rsid w:val="003A1951"/>
    <w:rsid w:val="003A1E55"/>
    <w:rsid w:val="003A2C0E"/>
    <w:rsid w:val="003A327B"/>
    <w:rsid w:val="003A3AC8"/>
    <w:rsid w:val="003A4786"/>
    <w:rsid w:val="003A54EC"/>
    <w:rsid w:val="003A5B5C"/>
    <w:rsid w:val="003A6332"/>
    <w:rsid w:val="003A66AE"/>
    <w:rsid w:val="003A7495"/>
    <w:rsid w:val="003A7E64"/>
    <w:rsid w:val="003B005F"/>
    <w:rsid w:val="003B06BF"/>
    <w:rsid w:val="003B20B7"/>
    <w:rsid w:val="003B2DFD"/>
    <w:rsid w:val="003B39D9"/>
    <w:rsid w:val="003B4D1F"/>
    <w:rsid w:val="003B4D4F"/>
    <w:rsid w:val="003B5445"/>
    <w:rsid w:val="003B6AC6"/>
    <w:rsid w:val="003B6F2D"/>
    <w:rsid w:val="003B7080"/>
    <w:rsid w:val="003B7B57"/>
    <w:rsid w:val="003C1044"/>
    <w:rsid w:val="003C187D"/>
    <w:rsid w:val="003C19D7"/>
    <w:rsid w:val="003C1B91"/>
    <w:rsid w:val="003C1D3E"/>
    <w:rsid w:val="003C23FA"/>
    <w:rsid w:val="003C32DA"/>
    <w:rsid w:val="003C6163"/>
    <w:rsid w:val="003C6443"/>
    <w:rsid w:val="003C7227"/>
    <w:rsid w:val="003C7789"/>
    <w:rsid w:val="003D095C"/>
    <w:rsid w:val="003D11D6"/>
    <w:rsid w:val="003D12A9"/>
    <w:rsid w:val="003D1C37"/>
    <w:rsid w:val="003D2593"/>
    <w:rsid w:val="003D285D"/>
    <w:rsid w:val="003D28E7"/>
    <w:rsid w:val="003D2AF7"/>
    <w:rsid w:val="003D3033"/>
    <w:rsid w:val="003D3115"/>
    <w:rsid w:val="003D3937"/>
    <w:rsid w:val="003D3F45"/>
    <w:rsid w:val="003D4372"/>
    <w:rsid w:val="003D44D2"/>
    <w:rsid w:val="003D5BC1"/>
    <w:rsid w:val="003D7826"/>
    <w:rsid w:val="003E0021"/>
    <w:rsid w:val="003E3012"/>
    <w:rsid w:val="003E329D"/>
    <w:rsid w:val="003E3785"/>
    <w:rsid w:val="003E4641"/>
    <w:rsid w:val="003E53E4"/>
    <w:rsid w:val="003E6704"/>
    <w:rsid w:val="003E69BC"/>
    <w:rsid w:val="003E6BED"/>
    <w:rsid w:val="003E7977"/>
    <w:rsid w:val="003F0344"/>
    <w:rsid w:val="003F0AD2"/>
    <w:rsid w:val="003F0C54"/>
    <w:rsid w:val="003F1143"/>
    <w:rsid w:val="003F1D0E"/>
    <w:rsid w:val="003F2256"/>
    <w:rsid w:val="003F2E4C"/>
    <w:rsid w:val="003F2EE1"/>
    <w:rsid w:val="003F34BA"/>
    <w:rsid w:val="003F3648"/>
    <w:rsid w:val="003F36FF"/>
    <w:rsid w:val="003F4CA2"/>
    <w:rsid w:val="003F5363"/>
    <w:rsid w:val="003F7C8C"/>
    <w:rsid w:val="003F7EAA"/>
    <w:rsid w:val="00400362"/>
    <w:rsid w:val="0040042D"/>
    <w:rsid w:val="00400C1D"/>
    <w:rsid w:val="00400D31"/>
    <w:rsid w:val="00401071"/>
    <w:rsid w:val="00401754"/>
    <w:rsid w:val="00401804"/>
    <w:rsid w:val="004018EE"/>
    <w:rsid w:val="00401BC6"/>
    <w:rsid w:val="00401DDC"/>
    <w:rsid w:val="00402095"/>
    <w:rsid w:val="004024FB"/>
    <w:rsid w:val="00402A69"/>
    <w:rsid w:val="004030F0"/>
    <w:rsid w:val="00403886"/>
    <w:rsid w:val="00403D87"/>
    <w:rsid w:val="004046CB"/>
    <w:rsid w:val="0040519A"/>
    <w:rsid w:val="004053E6"/>
    <w:rsid w:val="00406353"/>
    <w:rsid w:val="0040666B"/>
    <w:rsid w:val="004068F2"/>
    <w:rsid w:val="00406EBC"/>
    <w:rsid w:val="004070AE"/>
    <w:rsid w:val="004072B2"/>
    <w:rsid w:val="0040748D"/>
    <w:rsid w:val="004076EC"/>
    <w:rsid w:val="0040787C"/>
    <w:rsid w:val="00407B69"/>
    <w:rsid w:val="00407E80"/>
    <w:rsid w:val="00410689"/>
    <w:rsid w:val="004108C7"/>
    <w:rsid w:val="00411723"/>
    <w:rsid w:val="00411A33"/>
    <w:rsid w:val="00412F79"/>
    <w:rsid w:val="0041396A"/>
    <w:rsid w:val="00414272"/>
    <w:rsid w:val="00414AF8"/>
    <w:rsid w:val="00415CBD"/>
    <w:rsid w:val="004167A0"/>
    <w:rsid w:val="00417810"/>
    <w:rsid w:val="0041789E"/>
    <w:rsid w:val="004204B8"/>
    <w:rsid w:val="00420B9F"/>
    <w:rsid w:val="00420CA9"/>
    <w:rsid w:val="0042285F"/>
    <w:rsid w:val="00423289"/>
    <w:rsid w:val="00423504"/>
    <w:rsid w:val="0042391C"/>
    <w:rsid w:val="00423983"/>
    <w:rsid w:val="004248FE"/>
    <w:rsid w:val="00424E5A"/>
    <w:rsid w:val="00425824"/>
    <w:rsid w:val="00425D87"/>
    <w:rsid w:val="004263C3"/>
    <w:rsid w:val="004266B5"/>
    <w:rsid w:val="00426BFC"/>
    <w:rsid w:val="00426F0F"/>
    <w:rsid w:val="00427478"/>
    <w:rsid w:val="00427BFD"/>
    <w:rsid w:val="004304B8"/>
    <w:rsid w:val="00431402"/>
    <w:rsid w:val="00431B3A"/>
    <w:rsid w:val="00432EA2"/>
    <w:rsid w:val="00432F08"/>
    <w:rsid w:val="004333C2"/>
    <w:rsid w:val="00433811"/>
    <w:rsid w:val="004338F4"/>
    <w:rsid w:val="00433BF0"/>
    <w:rsid w:val="00434825"/>
    <w:rsid w:val="00434911"/>
    <w:rsid w:val="00434EE5"/>
    <w:rsid w:val="00434F4B"/>
    <w:rsid w:val="00435C71"/>
    <w:rsid w:val="00436A7B"/>
    <w:rsid w:val="00437777"/>
    <w:rsid w:val="004377A5"/>
    <w:rsid w:val="00437C1C"/>
    <w:rsid w:val="00441037"/>
    <w:rsid w:val="00441930"/>
    <w:rsid w:val="00441E3C"/>
    <w:rsid w:val="00442986"/>
    <w:rsid w:val="00442B9F"/>
    <w:rsid w:val="0044333F"/>
    <w:rsid w:val="0044353A"/>
    <w:rsid w:val="00444503"/>
    <w:rsid w:val="00444D10"/>
    <w:rsid w:val="0044580E"/>
    <w:rsid w:val="00445FB1"/>
    <w:rsid w:val="00447723"/>
    <w:rsid w:val="00447DD9"/>
    <w:rsid w:val="004505F2"/>
    <w:rsid w:val="00450C61"/>
    <w:rsid w:val="00451C1A"/>
    <w:rsid w:val="00451CC5"/>
    <w:rsid w:val="00452A22"/>
    <w:rsid w:val="00453B3E"/>
    <w:rsid w:val="004541BB"/>
    <w:rsid w:val="00454882"/>
    <w:rsid w:val="00454F63"/>
    <w:rsid w:val="00455173"/>
    <w:rsid w:val="00455C6C"/>
    <w:rsid w:val="00455CD7"/>
    <w:rsid w:val="00455D62"/>
    <w:rsid w:val="00456A63"/>
    <w:rsid w:val="00457274"/>
    <w:rsid w:val="0045730F"/>
    <w:rsid w:val="00460402"/>
    <w:rsid w:val="00460B1D"/>
    <w:rsid w:val="004611D6"/>
    <w:rsid w:val="00461FD5"/>
    <w:rsid w:val="00462227"/>
    <w:rsid w:val="00462601"/>
    <w:rsid w:val="00462F02"/>
    <w:rsid w:val="00464E14"/>
    <w:rsid w:val="00465036"/>
    <w:rsid w:val="00465657"/>
    <w:rsid w:val="004665B2"/>
    <w:rsid w:val="0046678A"/>
    <w:rsid w:val="0046724F"/>
    <w:rsid w:val="00467501"/>
    <w:rsid w:val="004702A8"/>
    <w:rsid w:val="00470E5F"/>
    <w:rsid w:val="00470E66"/>
    <w:rsid w:val="00471BC0"/>
    <w:rsid w:val="00471DD7"/>
    <w:rsid w:val="00471E87"/>
    <w:rsid w:val="00472094"/>
    <w:rsid w:val="004724FA"/>
    <w:rsid w:val="0047293A"/>
    <w:rsid w:val="00472BDC"/>
    <w:rsid w:val="00472EB6"/>
    <w:rsid w:val="00472ED1"/>
    <w:rsid w:val="0047328D"/>
    <w:rsid w:val="00473342"/>
    <w:rsid w:val="004748B9"/>
    <w:rsid w:val="00475585"/>
    <w:rsid w:val="0047617F"/>
    <w:rsid w:val="00476937"/>
    <w:rsid w:val="00476ED5"/>
    <w:rsid w:val="004772F2"/>
    <w:rsid w:val="00481BF2"/>
    <w:rsid w:val="00481D5F"/>
    <w:rsid w:val="00481ECD"/>
    <w:rsid w:val="00482012"/>
    <w:rsid w:val="00482230"/>
    <w:rsid w:val="00482CA1"/>
    <w:rsid w:val="00483ABA"/>
    <w:rsid w:val="0048407D"/>
    <w:rsid w:val="00484EE1"/>
    <w:rsid w:val="0048534C"/>
    <w:rsid w:val="0048535B"/>
    <w:rsid w:val="004877F3"/>
    <w:rsid w:val="00487FA2"/>
    <w:rsid w:val="00490478"/>
    <w:rsid w:val="00490FAC"/>
    <w:rsid w:val="00492545"/>
    <w:rsid w:val="00492D9D"/>
    <w:rsid w:val="004950E8"/>
    <w:rsid w:val="00495433"/>
    <w:rsid w:val="00495893"/>
    <w:rsid w:val="00495CEC"/>
    <w:rsid w:val="004963D6"/>
    <w:rsid w:val="00496434"/>
    <w:rsid w:val="004973D0"/>
    <w:rsid w:val="00497C02"/>
    <w:rsid w:val="004A0B18"/>
    <w:rsid w:val="004A0C0D"/>
    <w:rsid w:val="004A10BF"/>
    <w:rsid w:val="004A1D39"/>
    <w:rsid w:val="004A2294"/>
    <w:rsid w:val="004A247C"/>
    <w:rsid w:val="004A30C0"/>
    <w:rsid w:val="004A3AE9"/>
    <w:rsid w:val="004A3C5A"/>
    <w:rsid w:val="004A41D5"/>
    <w:rsid w:val="004A483D"/>
    <w:rsid w:val="004A4983"/>
    <w:rsid w:val="004A4C0C"/>
    <w:rsid w:val="004A5694"/>
    <w:rsid w:val="004A5845"/>
    <w:rsid w:val="004A59C5"/>
    <w:rsid w:val="004B0A51"/>
    <w:rsid w:val="004B0CE7"/>
    <w:rsid w:val="004B0D1D"/>
    <w:rsid w:val="004B0D78"/>
    <w:rsid w:val="004B11AA"/>
    <w:rsid w:val="004B1559"/>
    <w:rsid w:val="004B1E3C"/>
    <w:rsid w:val="004B259A"/>
    <w:rsid w:val="004B266B"/>
    <w:rsid w:val="004B3036"/>
    <w:rsid w:val="004B3704"/>
    <w:rsid w:val="004B38FA"/>
    <w:rsid w:val="004B4412"/>
    <w:rsid w:val="004B51D8"/>
    <w:rsid w:val="004B580D"/>
    <w:rsid w:val="004B58BF"/>
    <w:rsid w:val="004B59DA"/>
    <w:rsid w:val="004B5FD2"/>
    <w:rsid w:val="004B6420"/>
    <w:rsid w:val="004B670F"/>
    <w:rsid w:val="004B6C27"/>
    <w:rsid w:val="004B6CC1"/>
    <w:rsid w:val="004B6EFF"/>
    <w:rsid w:val="004C1118"/>
    <w:rsid w:val="004C1205"/>
    <w:rsid w:val="004C1EC0"/>
    <w:rsid w:val="004C259F"/>
    <w:rsid w:val="004C26B4"/>
    <w:rsid w:val="004C2AD8"/>
    <w:rsid w:val="004C3217"/>
    <w:rsid w:val="004C3589"/>
    <w:rsid w:val="004C47C8"/>
    <w:rsid w:val="004C546A"/>
    <w:rsid w:val="004C5E06"/>
    <w:rsid w:val="004C6275"/>
    <w:rsid w:val="004C736E"/>
    <w:rsid w:val="004C75A4"/>
    <w:rsid w:val="004C791D"/>
    <w:rsid w:val="004D190D"/>
    <w:rsid w:val="004D1D75"/>
    <w:rsid w:val="004D1E37"/>
    <w:rsid w:val="004D34E8"/>
    <w:rsid w:val="004D41F6"/>
    <w:rsid w:val="004D46FE"/>
    <w:rsid w:val="004D4A9F"/>
    <w:rsid w:val="004D4B64"/>
    <w:rsid w:val="004D4CD4"/>
    <w:rsid w:val="004D583E"/>
    <w:rsid w:val="004D5D61"/>
    <w:rsid w:val="004D609E"/>
    <w:rsid w:val="004D61D4"/>
    <w:rsid w:val="004D6560"/>
    <w:rsid w:val="004D6962"/>
    <w:rsid w:val="004D6ABB"/>
    <w:rsid w:val="004D6F9C"/>
    <w:rsid w:val="004D717F"/>
    <w:rsid w:val="004D74EC"/>
    <w:rsid w:val="004D789D"/>
    <w:rsid w:val="004D7B3E"/>
    <w:rsid w:val="004D7BF4"/>
    <w:rsid w:val="004E0F1D"/>
    <w:rsid w:val="004E1A2E"/>
    <w:rsid w:val="004E1F95"/>
    <w:rsid w:val="004E2B5B"/>
    <w:rsid w:val="004E34FC"/>
    <w:rsid w:val="004E3D5C"/>
    <w:rsid w:val="004E3EF8"/>
    <w:rsid w:val="004E4303"/>
    <w:rsid w:val="004E4ACA"/>
    <w:rsid w:val="004E5332"/>
    <w:rsid w:val="004E6191"/>
    <w:rsid w:val="004E658D"/>
    <w:rsid w:val="004E68E3"/>
    <w:rsid w:val="004E6968"/>
    <w:rsid w:val="004E6F8C"/>
    <w:rsid w:val="004E75AA"/>
    <w:rsid w:val="004F02DD"/>
    <w:rsid w:val="004F0381"/>
    <w:rsid w:val="004F03E1"/>
    <w:rsid w:val="004F0B0E"/>
    <w:rsid w:val="004F5B91"/>
    <w:rsid w:val="004F6544"/>
    <w:rsid w:val="004F6A3C"/>
    <w:rsid w:val="004F6FE6"/>
    <w:rsid w:val="004F79BF"/>
    <w:rsid w:val="005003BB"/>
    <w:rsid w:val="00500566"/>
    <w:rsid w:val="0050106F"/>
    <w:rsid w:val="00501C7E"/>
    <w:rsid w:val="0050283C"/>
    <w:rsid w:val="00502BEB"/>
    <w:rsid w:val="00502D54"/>
    <w:rsid w:val="00504470"/>
    <w:rsid w:val="0050486C"/>
    <w:rsid w:val="005048DB"/>
    <w:rsid w:val="0050525E"/>
    <w:rsid w:val="0050538C"/>
    <w:rsid w:val="00505E88"/>
    <w:rsid w:val="00506331"/>
    <w:rsid w:val="0050649F"/>
    <w:rsid w:val="005066E7"/>
    <w:rsid w:val="00506FB3"/>
    <w:rsid w:val="00507940"/>
    <w:rsid w:val="00507A73"/>
    <w:rsid w:val="00507C35"/>
    <w:rsid w:val="00507D20"/>
    <w:rsid w:val="00510F52"/>
    <w:rsid w:val="005119FF"/>
    <w:rsid w:val="0051241F"/>
    <w:rsid w:val="00512949"/>
    <w:rsid w:val="0051358D"/>
    <w:rsid w:val="00513A59"/>
    <w:rsid w:val="00513BB2"/>
    <w:rsid w:val="00514296"/>
    <w:rsid w:val="00514F8C"/>
    <w:rsid w:val="00515784"/>
    <w:rsid w:val="00515BF9"/>
    <w:rsid w:val="005164CC"/>
    <w:rsid w:val="00517765"/>
    <w:rsid w:val="00517847"/>
    <w:rsid w:val="005179C3"/>
    <w:rsid w:val="0052062C"/>
    <w:rsid w:val="005216D8"/>
    <w:rsid w:val="00521771"/>
    <w:rsid w:val="00521D4A"/>
    <w:rsid w:val="00522029"/>
    <w:rsid w:val="00522BC7"/>
    <w:rsid w:val="005231B9"/>
    <w:rsid w:val="00523777"/>
    <w:rsid w:val="00523B32"/>
    <w:rsid w:val="00523B81"/>
    <w:rsid w:val="00523BEC"/>
    <w:rsid w:val="00525A56"/>
    <w:rsid w:val="00525B17"/>
    <w:rsid w:val="00526802"/>
    <w:rsid w:val="00526FAD"/>
    <w:rsid w:val="00527395"/>
    <w:rsid w:val="00530134"/>
    <w:rsid w:val="005303A8"/>
    <w:rsid w:val="0053096F"/>
    <w:rsid w:val="0053257E"/>
    <w:rsid w:val="00532B7D"/>
    <w:rsid w:val="005340CC"/>
    <w:rsid w:val="0053437F"/>
    <w:rsid w:val="00534549"/>
    <w:rsid w:val="00534A78"/>
    <w:rsid w:val="00534AB2"/>
    <w:rsid w:val="005360D1"/>
    <w:rsid w:val="0053671B"/>
    <w:rsid w:val="005369A0"/>
    <w:rsid w:val="00536C09"/>
    <w:rsid w:val="00537138"/>
    <w:rsid w:val="005376E0"/>
    <w:rsid w:val="00537A36"/>
    <w:rsid w:val="00537DD8"/>
    <w:rsid w:val="005404F3"/>
    <w:rsid w:val="0054067A"/>
    <w:rsid w:val="00540B64"/>
    <w:rsid w:val="005414A5"/>
    <w:rsid w:val="00541EEC"/>
    <w:rsid w:val="00542079"/>
    <w:rsid w:val="00542863"/>
    <w:rsid w:val="00542BFA"/>
    <w:rsid w:val="00542DB1"/>
    <w:rsid w:val="005435EA"/>
    <w:rsid w:val="00543B12"/>
    <w:rsid w:val="00543D39"/>
    <w:rsid w:val="005449ED"/>
    <w:rsid w:val="00545681"/>
    <w:rsid w:val="00545769"/>
    <w:rsid w:val="0054768F"/>
    <w:rsid w:val="00550224"/>
    <w:rsid w:val="00550325"/>
    <w:rsid w:val="0055086C"/>
    <w:rsid w:val="0055115F"/>
    <w:rsid w:val="005512C8"/>
    <w:rsid w:val="005516E0"/>
    <w:rsid w:val="0055185B"/>
    <w:rsid w:val="00551A21"/>
    <w:rsid w:val="00551E3C"/>
    <w:rsid w:val="00552353"/>
    <w:rsid w:val="00552495"/>
    <w:rsid w:val="005529BE"/>
    <w:rsid w:val="00552CB4"/>
    <w:rsid w:val="00552D45"/>
    <w:rsid w:val="00553292"/>
    <w:rsid w:val="00555010"/>
    <w:rsid w:val="00555AB8"/>
    <w:rsid w:val="005561FC"/>
    <w:rsid w:val="00557B03"/>
    <w:rsid w:val="00560077"/>
    <w:rsid w:val="005601F7"/>
    <w:rsid w:val="0056050C"/>
    <w:rsid w:val="00560E16"/>
    <w:rsid w:val="00560F5C"/>
    <w:rsid w:val="00561247"/>
    <w:rsid w:val="005616CA"/>
    <w:rsid w:val="00561EAE"/>
    <w:rsid w:val="005637BC"/>
    <w:rsid w:val="00563BF8"/>
    <w:rsid w:val="005647BD"/>
    <w:rsid w:val="005647D5"/>
    <w:rsid w:val="00564C0E"/>
    <w:rsid w:val="00566C68"/>
    <w:rsid w:val="0057036C"/>
    <w:rsid w:val="005713CC"/>
    <w:rsid w:val="00571F18"/>
    <w:rsid w:val="005724B0"/>
    <w:rsid w:val="00572A4F"/>
    <w:rsid w:val="00572AEB"/>
    <w:rsid w:val="005733B9"/>
    <w:rsid w:val="005735D5"/>
    <w:rsid w:val="0057367A"/>
    <w:rsid w:val="00574722"/>
    <w:rsid w:val="0057509C"/>
    <w:rsid w:val="00575F5C"/>
    <w:rsid w:val="00576C12"/>
    <w:rsid w:val="005770F6"/>
    <w:rsid w:val="0057760A"/>
    <w:rsid w:val="005777B9"/>
    <w:rsid w:val="00577C47"/>
    <w:rsid w:val="00580B82"/>
    <w:rsid w:val="00580EBF"/>
    <w:rsid w:val="00580EF7"/>
    <w:rsid w:val="00582091"/>
    <w:rsid w:val="00582FE8"/>
    <w:rsid w:val="00583091"/>
    <w:rsid w:val="005837ED"/>
    <w:rsid w:val="005838C4"/>
    <w:rsid w:val="00583D2F"/>
    <w:rsid w:val="00584FB5"/>
    <w:rsid w:val="00584FEE"/>
    <w:rsid w:val="005856E1"/>
    <w:rsid w:val="005857AD"/>
    <w:rsid w:val="00586750"/>
    <w:rsid w:val="00586B24"/>
    <w:rsid w:val="00587914"/>
    <w:rsid w:val="00590507"/>
    <w:rsid w:val="005912D6"/>
    <w:rsid w:val="005920BC"/>
    <w:rsid w:val="00592655"/>
    <w:rsid w:val="00593041"/>
    <w:rsid w:val="00593AB3"/>
    <w:rsid w:val="00594E5A"/>
    <w:rsid w:val="005956EA"/>
    <w:rsid w:val="00596A23"/>
    <w:rsid w:val="00596DB1"/>
    <w:rsid w:val="005975C0"/>
    <w:rsid w:val="005977D2"/>
    <w:rsid w:val="00597967"/>
    <w:rsid w:val="005A027D"/>
    <w:rsid w:val="005A05FA"/>
    <w:rsid w:val="005A11E2"/>
    <w:rsid w:val="005A1661"/>
    <w:rsid w:val="005A1857"/>
    <w:rsid w:val="005A1E90"/>
    <w:rsid w:val="005A2D2A"/>
    <w:rsid w:val="005A2E2A"/>
    <w:rsid w:val="005A2E39"/>
    <w:rsid w:val="005A4144"/>
    <w:rsid w:val="005A4582"/>
    <w:rsid w:val="005A59FA"/>
    <w:rsid w:val="005A6970"/>
    <w:rsid w:val="005A6D13"/>
    <w:rsid w:val="005A7C88"/>
    <w:rsid w:val="005A7FD9"/>
    <w:rsid w:val="005B1F4E"/>
    <w:rsid w:val="005B2142"/>
    <w:rsid w:val="005B275B"/>
    <w:rsid w:val="005B2D03"/>
    <w:rsid w:val="005B46F5"/>
    <w:rsid w:val="005B4E4A"/>
    <w:rsid w:val="005B4EBC"/>
    <w:rsid w:val="005B5E75"/>
    <w:rsid w:val="005B6EA9"/>
    <w:rsid w:val="005B70B6"/>
    <w:rsid w:val="005C0474"/>
    <w:rsid w:val="005C09F7"/>
    <w:rsid w:val="005C0DF3"/>
    <w:rsid w:val="005C1463"/>
    <w:rsid w:val="005C1B88"/>
    <w:rsid w:val="005C26BF"/>
    <w:rsid w:val="005C2BBF"/>
    <w:rsid w:val="005C4390"/>
    <w:rsid w:val="005C64EB"/>
    <w:rsid w:val="005C67EE"/>
    <w:rsid w:val="005C6AFE"/>
    <w:rsid w:val="005C6F5F"/>
    <w:rsid w:val="005D0FE6"/>
    <w:rsid w:val="005D1046"/>
    <w:rsid w:val="005D1994"/>
    <w:rsid w:val="005D1ABC"/>
    <w:rsid w:val="005D1D22"/>
    <w:rsid w:val="005D1E8B"/>
    <w:rsid w:val="005D2576"/>
    <w:rsid w:val="005D259E"/>
    <w:rsid w:val="005D279F"/>
    <w:rsid w:val="005D2885"/>
    <w:rsid w:val="005D2B4C"/>
    <w:rsid w:val="005D37A0"/>
    <w:rsid w:val="005D43FE"/>
    <w:rsid w:val="005D4FA2"/>
    <w:rsid w:val="005D6C1A"/>
    <w:rsid w:val="005E0360"/>
    <w:rsid w:val="005E0FED"/>
    <w:rsid w:val="005E11A2"/>
    <w:rsid w:val="005E19C2"/>
    <w:rsid w:val="005E1E9E"/>
    <w:rsid w:val="005E1FC9"/>
    <w:rsid w:val="005E21BA"/>
    <w:rsid w:val="005E2439"/>
    <w:rsid w:val="005E2461"/>
    <w:rsid w:val="005E29A4"/>
    <w:rsid w:val="005E2D9D"/>
    <w:rsid w:val="005E3054"/>
    <w:rsid w:val="005E3C1D"/>
    <w:rsid w:val="005E49DF"/>
    <w:rsid w:val="005E4D65"/>
    <w:rsid w:val="005E4DEC"/>
    <w:rsid w:val="005E4F18"/>
    <w:rsid w:val="005E5112"/>
    <w:rsid w:val="005E577C"/>
    <w:rsid w:val="005E5DBB"/>
    <w:rsid w:val="005E6296"/>
    <w:rsid w:val="005E6E58"/>
    <w:rsid w:val="005E72C6"/>
    <w:rsid w:val="005E75D6"/>
    <w:rsid w:val="005E7AFE"/>
    <w:rsid w:val="005E7B2D"/>
    <w:rsid w:val="005F0DA5"/>
    <w:rsid w:val="005F0EB0"/>
    <w:rsid w:val="005F181D"/>
    <w:rsid w:val="005F1ECE"/>
    <w:rsid w:val="005F2CB7"/>
    <w:rsid w:val="005F2DF0"/>
    <w:rsid w:val="005F3DDC"/>
    <w:rsid w:val="005F403F"/>
    <w:rsid w:val="005F43F3"/>
    <w:rsid w:val="005F7429"/>
    <w:rsid w:val="005F74FA"/>
    <w:rsid w:val="005F79A9"/>
    <w:rsid w:val="005F7F5F"/>
    <w:rsid w:val="00600259"/>
    <w:rsid w:val="00600331"/>
    <w:rsid w:val="0060035B"/>
    <w:rsid w:val="00600BDC"/>
    <w:rsid w:val="00601887"/>
    <w:rsid w:val="006035B1"/>
    <w:rsid w:val="006039CB"/>
    <w:rsid w:val="00603FAE"/>
    <w:rsid w:val="00604684"/>
    <w:rsid w:val="00605179"/>
    <w:rsid w:val="00605C07"/>
    <w:rsid w:val="0060602C"/>
    <w:rsid w:val="00606B79"/>
    <w:rsid w:val="00606EB7"/>
    <w:rsid w:val="0060707F"/>
    <w:rsid w:val="00607B2E"/>
    <w:rsid w:val="00607B72"/>
    <w:rsid w:val="006107C4"/>
    <w:rsid w:val="00610B99"/>
    <w:rsid w:val="00610EE1"/>
    <w:rsid w:val="006117AA"/>
    <w:rsid w:val="006119A2"/>
    <w:rsid w:val="006121AB"/>
    <w:rsid w:val="00612673"/>
    <w:rsid w:val="0061326F"/>
    <w:rsid w:val="00613800"/>
    <w:rsid w:val="00613F0D"/>
    <w:rsid w:val="006145EB"/>
    <w:rsid w:val="0061511E"/>
    <w:rsid w:val="006151A9"/>
    <w:rsid w:val="006154A0"/>
    <w:rsid w:val="0061571F"/>
    <w:rsid w:val="0061583F"/>
    <w:rsid w:val="00616A47"/>
    <w:rsid w:val="00616B21"/>
    <w:rsid w:val="00617133"/>
    <w:rsid w:val="00617419"/>
    <w:rsid w:val="00617870"/>
    <w:rsid w:val="00617C75"/>
    <w:rsid w:val="00621499"/>
    <w:rsid w:val="00621779"/>
    <w:rsid w:val="00621A27"/>
    <w:rsid w:val="006235D0"/>
    <w:rsid w:val="00623F73"/>
    <w:rsid w:val="00624507"/>
    <w:rsid w:val="006249C4"/>
    <w:rsid w:val="00625EC1"/>
    <w:rsid w:val="00625F6D"/>
    <w:rsid w:val="00626BCA"/>
    <w:rsid w:val="00627542"/>
    <w:rsid w:val="006304DF"/>
    <w:rsid w:val="00631306"/>
    <w:rsid w:val="0063155A"/>
    <w:rsid w:val="00631A82"/>
    <w:rsid w:val="00632507"/>
    <w:rsid w:val="00632952"/>
    <w:rsid w:val="00632C31"/>
    <w:rsid w:val="00632CA6"/>
    <w:rsid w:val="00632E89"/>
    <w:rsid w:val="00633005"/>
    <w:rsid w:val="00633B0A"/>
    <w:rsid w:val="006340B3"/>
    <w:rsid w:val="006344E0"/>
    <w:rsid w:val="0063473C"/>
    <w:rsid w:val="006347FF"/>
    <w:rsid w:val="00634B81"/>
    <w:rsid w:val="00634E9A"/>
    <w:rsid w:val="00635F56"/>
    <w:rsid w:val="0063623E"/>
    <w:rsid w:val="00637991"/>
    <w:rsid w:val="00637A03"/>
    <w:rsid w:val="006412D6"/>
    <w:rsid w:val="00642483"/>
    <w:rsid w:val="00642819"/>
    <w:rsid w:val="00642EDE"/>
    <w:rsid w:val="00642FF8"/>
    <w:rsid w:val="006435BE"/>
    <w:rsid w:val="00644E30"/>
    <w:rsid w:val="00645E68"/>
    <w:rsid w:val="0064623D"/>
    <w:rsid w:val="00646723"/>
    <w:rsid w:val="00646A7F"/>
    <w:rsid w:val="00647722"/>
    <w:rsid w:val="00647AAE"/>
    <w:rsid w:val="00647B81"/>
    <w:rsid w:val="006500F6"/>
    <w:rsid w:val="00651210"/>
    <w:rsid w:val="00651C9B"/>
    <w:rsid w:val="00653508"/>
    <w:rsid w:val="00654186"/>
    <w:rsid w:val="00654F06"/>
    <w:rsid w:val="00655020"/>
    <w:rsid w:val="0065558C"/>
    <w:rsid w:val="006567E4"/>
    <w:rsid w:val="00656817"/>
    <w:rsid w:val="0065731C"/>
    <w:rsid w:val="00657489"/>
    <w:rsid w:val="00657B79"/>
    <w:rsid w:val="006604A8"/>
    <w:rsid w:val="00660A55"/>
    <w:rsid w:val="00660B9E"/>
    <w:rsid w:val="0066243E"/>
    <w:rsid w:val="00662640"/>
    <w:rsid w:val="0066265F"/>
    <w:rsid w:val="0066335F"/>
    <w:rsid w:val="00664C9D"/>
    <w:rsid w:val="00665522"/>
    <w:rsid w:val="00665DB9"/>
    <w:rsid w:val="00665ECE"/>
    <w:rsid w:val="00666029"/>
    <w:rsid w:val="0066716E"/>
    <w:rsid w:val="006674DB"/>
    <w:rsid w:val="006704ED"/>
    <w:rsid w:val="00671901"/>
    <w:rsid w:val="00671926"/>
    <w:rsid w:val="006721C4"/>
    <w:rsid w:val="0067295D"/>
    <w:rsid w:val="00672FC5"/>
    <w:rsid w:val="006734E2"/>
    <w:rsid w:val="006745E6"/>
    <w:rsid w:val="006750AF"/>
    <w:rsid w:val="006765E9"/>
    <w:rsid w:val="006773B2"/>
    <w:rsid w:val="0067776B"/>
    <w:rsid w:val="006777B6"/>
    <w:rsid w:val="00677916"/>
    <w:rsid w:val="00677A09"/>
    <w:rsid w:val="006800AD"/>
    <w:rsid w:val="006806DC"/>
    <w:rsid w:val="00680941"/>
    <w:rsid w:val="00680BB2"/>
    <w:rsid w:val="00680DB5"/>
    <w:rsid w:val="00681073"/>
    <w:rsid w:val="006828B0"/>
    <w:rsid w:val="00683246"/>
    <w:rsid w:val="006837D7"/>
    <w:rsid w:val="00683EDA"/>
    <w:rsid w:val="006848DF"/>
    <w:rsid w:val="00685A50"/>
    <w:rsid w:val="00685B97"/>
    <w:rsid w:val="0068628E"/>
    <w:rsid w:val="00686802"/>
    <w:rsid w:val="00686E23"/>
    <w:rsid w:val="00687337"/>
    <w:rsid w:val="006878BD"/>
    <w:rsid w:val="0069096C"/>
    <w:rsid w:val="00690A0D"/>
    <w:rsid w:val="00691733"/>
    <w:rsid w:val="00691F82"/>
    <w:rsid w:val="006921DB"/>
    <w:rsid w:val="0069472C"/>
    <w:rsid w:val="006948C8"/>
    <w:rsid w:val="00695F86"/>
    <w:rsid w:val="00696606"/>
    <w:rsid w:val="00697CB9"/>
    <w:rsid w:val="006A050C"/>
    <w:rsid w:val="006A0911"/>
    <w:rsid w:val="006A0DBA"/>
    <w:rsid w:val="006A0DF4"/>
    <w:rsid w:val="006A0FCA"/>
    <w:rsid w:val="006A1F4F"/>
    <w:rsid w:val="006A29DC"/>
    <w:rsid w:val="006A2EA3"/>
    <w:rsid w:val="006A2F91"/>
    <w:rsid w:val="006A3023"/>
    <w:rsid w:val="006A48C8"/>
    <w:rsid w:val="006A4EE0"/>
    <w:rsid w:val="006A5F71"/>
    <w:rsid w:val="006A679C"/>
    <w:rsid w:val="006A69B6"/>
    <w:rsid w:val="006A71F1"/>
    <w:rsid w:val="006A7B19"/>
    <w:rsid w:val="006B0293"/>
    <w:rsid w:val="006B24E2"/>
    <w:rsid w:val="006B278E"/>
    <w:rsid w:val="006B3C91"/>
    <w:rsid w:val="006B3E75"/>
    <w:rsid w:val="006B3EEA"/>
    <w:rsid w:val="006B443D"/>
    <w:rsid w:val="006B4C35"/>
    <w:rsid w:val="006B5126"/>
    <w:rsid w:val="006B5C89"/>
    <w:rsid w:val="006B720B"/>
    <w:rsid w:val="006B7711"/>
    <w:rsid w:val="006B7845"/>
    <w:rsid w:val="006C016C"/>
    <w:rsid w:val="006C0BDE"/>
    <w:rsid w:val="006C130A"/>
    <w:rsid w:val="006C17BE"/>
    <w:rsid w:val="006C1CF8"/>
    <w:rsid w:val="006C239C"/>
    <w:rsid w:val="006C31B2"/>
    <w:rsid w:val="006C3583"/>
    <w:rsid w:val="006C49EE"/>
    <w:rsid w:val="006C5427"/>
    <w:rsid w:val="006C59D9"/>
    <w:rsid w:val="006C5A9B"/>
    <w:rsid w:val="006C6218"/>
    <w:rsid w:val="006C6710"/>
    <w:rsid w:val="006D07ED"/>
    <w:rsid w:val="006D10F0"/>
    <w:rsid w:val="006D1EF6"/>
    <w:rsid w:val="006D1F5D"/>
    <w:rsid w:val="006D2B30"/>
    <w:rsid w:val="006D2C03"/>
    <w:rsid w:val="006D303F"/>
    <w:rsid w:val="006D3159"/>
    <w:rsid w:val="006D329A"/>
    <w:rsid w:val="006D338F"/>
    <w:rsid w:val="006D3D83"/>
    <w:rsid w:val="006D47CE"/>
    <w:rsid w:val="006D5E67"/>
    <w:rsid w:val="006D64AC"/>
    <w:rsid w:val="006D6D01"/>
    <w:rsid w:val="006D73E9"/>
    <w:rsid w:val="006D7BE5"/>
    <w:rsid w:val="006E075D"/>
    <w:rsid w:val="006E08F8"/>
    <w:rsid w:val="006E0E67"/>
    <w:rsid w:val="006E3C22"/>
    <w:rsid w:val="006E4198"/>
    <w:rsid w:val="006E41EF"/>
    <w:rsid w:val="006E4503"/>
    <w:rsid w:val="006E68B7"/>
    <w:rsid w:val="006E6904"/>
    <w:rsid w:val="006E6919"/>
    <w:rsid w:val="006E749A"/>
    <w:rsid w:val="006F18F0"/>
    <w:rsid w:val="006F23F1"/>
    <w:rsid w:val="006F2B23"/>
    <w:rsid w:val="006F4ECA"/>
    <w:rsid w:val="006F5459"/>
    <w:rsid w:val="006F7895"/>
    <w:rsid w:val="006F7AF5"/>
    <w:rsid w:val="00700A72"/>
    <w:rsid w:val="007012C8"/>
    <w:rsid w:val="00701A5C"/>
    <w:rsid w:val="00701E5B"/>
    <w:rsid w:val="00702C43"/>
    <w:rsid w:val="0070355D"/>
    <w:rsid w:val="007036C0"/>
    <w:rsid w:val="00703D47"/>
    <w:rsid w:val="00704576"/>
    <w:rsid w:val="00704795"/>
    <w:rsid w:val="00706390"/>
    <w:rsid w:val="00707C2F"/>
    <w:rsid w:val="00710088"/>
    <w:rsid w:val="00710CF6"/>
    <w:rsid w:val="00711DCC"/>
    <w:rsid w:val="00712771"/>
    <w:rsid w:val="00712E0E"/>
    <w:rsid w:val="0071388E"/>
    <w:rsid w:val="007142CB"/>
    <w:rsid w:val="00714412"/>
    <w:rsid w:val="00714A80"/>
    <w:rsid w:val="00714BF3"/>
    <w:rsid w:val="00715468"/>
    <w:rsid w:val="00716158"/>
    <w:rsid w:val="00716D33"/>
    <w:rsid w:val="00720257"/>
    <w:rsid w:val="00720FD3"/>
    <w:rsid w:val="007210BF"/>
    <w:rsid w:val="00721191"/>
    <w:rsid w:val="00721641"/>
    <w:rsid w:val="007217D5"/>
    <w:rsid w:val="00721B04"/>
    <w:rsid w:val="0072233F"/>
    <w:rsid w:val="0072261C"/>
    <w:rsid w:val="00722C21"/>
    <w:rsid w:val="00723214"/>
    <w:rsid w:val="00723438"/>
    <w:rsid w:val="007235CF"/>
    <w:rsid w:val="0072386A"/>
    <w:rsid w:val="00723AE5"/>
    <w:rsid w:val="0072583B"/>
    <w:rsid w:val="00725D70"/>
    <w:rsid w:val="007261EE"/>
    <w:rsid w:val="007264EC"/>
    <w:rsid w:val="00726738"/>
    <w:rsid w:val="0072709A"/>
    <w:rsid w:val="007275C8"/>
    <w:rsid w:val="0073078B"/>
    <w:rsid w:val="00731400"/>
    <w:rsid w:val="00731494"/>
    <w:rsid w:val="00734EAD"/>
    <w:rsid w:val="00735AC3"/>
    <w:rsid w:val="00735B32"/>
    <w:rsid w:val="007370E2"/>
    <w:rsid w:val="00737977"/>
    <w:rsid w:val="00737CC5"/>
    <w:rsid w:val="00737E3F"/>
    <w:rsid w:val="0074022C"/>
    <w:rsid w:val="00740735"/>
    <w:rsid w:val="00740961"/>
    <w:rsid w:val="00741C47"/>
    <w:rsid w:val="00741EEC"/>
    <w:rsid w:val="007437F5"/>
    <w:rsid w:val="007438F8"/>
    <w:rsid w:val="00743B78"/>
    <w:rsid w:val="00744066"/>
    <w:rsid w:val="00744526"/>
    <w:rsid w:val="00744AAF"/>
    <w:rsid w:val="00744F3F"/>
    <w:rsid w:val="0074542D"/>
    <w:rsid w:val="00745BE5"/>
    <w:rsid w:val="00746E20"/>
    <w:rsid w:val="00746F30"/>
    <w:rsid w:val="00747779"/>
    <w:rsid w:val="007510A4"/>
    <w:rsid w:val="00751411"/>
    <w:rsid w:val="00751D2C"/>
    <w:rsid w:val="00751EE4"/>
    <w:rsid w:val="0075228B"/>
    <w:rsid w:val="00752B93"/>
    <w:rsid w:val="00752E85"/>
    <w:rsid w:val="007533D6"/>
    <w:rsid w:val="007537D3"/>
    <w:rsid w:val="00754615"/>
    <w:rsid w:val="00754E43"/>
    <w:rsid w:val="00755CD5"/>
    <w:rsid w:val="00756538"/>
    <w:rsid w:val="00756827"/>
    <w:rsid w:val="00756974"/>
    <w:rsid w:val="00756AB3"/>
    <w:rsid w:val="007577D8"/>
    <w:rsid w:val="00760CEC"/>
    <w:rsid w:val="00761097"/>
    <w:rsid w:val="0076116E"/>
    <w:rsid w:val="0076290D"/>
    <w:rsid w:val="00762C27"/>
    <w:rsid w:val="00763661"/>
    <w:rsid w:val="007637B1"/>
    <w:rsid w:val="007637E7"/>
    <w:rsid w:val="00763D04"/>
    <w:rsid w:val="007644F0"/>
    <w:rsid w:val="00764947"/>
    <w:rsid w:val="0076550A"/>
    <w:rsid w:val="00765778"/>
    <w:rsid w:val="007664F1"/>
    <w:rsid w:val="00766C21"/>
    <w:rsid w:val="00767027"/>
    <w:rsid w:val="007672ED"/>
    <w:rsid w:val="00767515"/>
    <w:rsid w:val="00770A4B"/>
    <w:rsid w:val="00770BD2"/>
    <w:rsid w:val="00770CCE"/>
    <w:rsid w:val="00770F93"/>
    <w:rsid w:val="00771707"/>
    <w:rsid w:val="007717B5"/>
    <w:rsid w:val="00771A1C"/>
    <w:rsid w:val="00771E3F"/>
    <w:rsid w:val="007734D9"/>
    <w:rsid w:val="007736E0"/>
    <w:rsid w:val="00773C7A"/>
    <w:rsid w:val="00774666"/>
    <w:rsid w:val="007748C4"/>
    <w:rsid w:val="00774E99"/>
    <w:rsid w:val="0077540A"/>
    <w:rsid w:val="00775911"/>
    <w:rsid w:val="00775F0E"/>
    <w:rsid w:val="00775FE4"/>
    <w:rsid w:val="00776209"/>
    <w:rsid w:val="00777C50"/>
    <w:rsid w:val="00777DA2"/>
    <w:rsid w:val="00780A49"/>
    <w:rsid w:val="00781171"/>
    <w:rsid w:val="007825FF"/>
    <w:rsid w:val="00782A5D"/>
    <w:rsid w:val="00783481"/>
    <w:rsid w:val="007835F7"/>
    <w:rsid w:val="007837A3"/>
    <w:rsid w:val="00783849"/>
    <w:rsid w:val="00783E3A"/>
    <w:rsid w:val="007849E2"/>
    <w:rsid w:val="007858F3"/>
    <w:rsid w:val="007858FF"/>
    <w:rsid w:val="007861AD"/>
    <w:rsid w:val="0078647F"/>
    <w:rsid w:val="007864A6"/>
    <w:rsid w:val="00786610"/>
    <w:rsid w:val="00786E34"/>
    <w:rsid w:val="00787D30"/>
    <w:rsid w:val="00787E4F"/>
    <w:rsid w:val="00790AB5"/>
    <w:rsid w:val="00790EA2"/>
    <w:rsid w:val="0079124B"/>
    <w:rsid w:val="007913FC"/>
    <w:rsid w:val="00792336"/>
    <w:rsid w:val="00792461"/>
    <w:rsid w:val="00792DFF"/>
    <w:rsid w:val="00793F4C"/>
    <w:rsid w:val="00793F7A"/>
    <w:rsid w:val="00794B10"/>
    <w:rsid w:val="0079506B"/>
    <w:rsid w:val="00795BFA"/>
    <w:rsid w:val="00796324"/>
    <w:rsid w:val="00796362"/>
    <w:rsid w:val="00796637"/>
    <w:rsid w:val="00796FC7"/>
    <w:rsid w:val="007971CB"/>
    <w:rsid w:val="00797A26"/>
    <w:rsid w:val="007A0133"/>
    <w:rsid w:val="007A0435"/>
    <w:rsid w:val="007A04A0"/>
    <w:rsid w:val="007A0CCF"/>
    <w:rsid w:val="007A121A"/>
    <w:rsid w:val="007A1E15"/>
    <w:rsid w:val="007A1FE7"/>
    <w:rsid w:val="007A247E"/>
    <w:rsid w:val="007A2885"/>
    <w:rsid w:val="007A31CC"/>
    <w:rsid w:val="007A35FB"/>
    <w:rsid w:val="007A39EE"/>
    <w:rsid w:val="007A3BDE"/>
    <w:rsid w:val="007A3E07"/>
    <w:rsid w:val="007A4322"/>
    <w:rsid w:val="007A4958"/>
    <w:rsid w:val="007A4B69"/>
    <w:rsid w:val="007A4CCE"/>
    <w:rsid w:val="007A54AB"/>
    <w:rsid w:val="007A6B88"/>
    <w:rsid w:val="007A742C"/>
    <w:rsid w:val="007A79CD"/>
    <w:rsid w:val="007B0579"/>
    <w:rsid w:val="007B07DB"/>
    <w:rsid w:val="007B0EBC"/>
    <w:rsid w:val="007B2821"/>
    <w:rsid w:val="007B305E"/>
    <w:rsid w:val="007B31C1"/>
    <w:rsid w:val="007B45F4"/>
    <w:rsid w:val="007B461F"/>
    <w:rsid w:val="007B5120"/>
    <w:rsid w:val="007B51CD"/>
    <w:rsid w:val="007B6419"/>
    <w:rsid w:val="007B6B1E"/>
    <w:rsid w:val="007B6F1D"/>
    <w:rsid w:val="007B7E00"/>
    <w:rsid w:val="007B7F01"/>
    <w:rsid w:val="007C027E"/>
    <w:rsid w:val="007C2264"/>
    <w:rsid w:val="007C2BB4"/>
    <w:rsid w:val="007C2C5D"/>
    <w:rsid w:val="007C2E06"/>
    <w:rsid w:val="007C3133"/>
    <w:rsid w:val="007C35DE"/>
    <w:rsid w:val="007C4B16"/>
    <w:rsid w:val="007C4B53"/>
    <w:rsid w:val="007C5BFA"/>
    <w:rsid w:val="007C5E93"/>
    <w:rsid w:val="007C626B"/>
    <w:rsid w:val="007C652B"/>
    <w:rsid w:val="007D053F"/>
    <w:rsid w:val="007D0612"/>
    <w:rsid w:val="007D249B"/>
    <w:rsid w:val="007D3047"/>
    <w:rsid w:val="007D5930"/>
    <w:rsid w:val="007D644C"/>
    <w:rsid w:val="007D6CEE"/>
    <w:rsid w:val="007D6F38"/>
    <w:rsid w:val="007D7228"/>
    <w:rsid w:val="007D792F"/>
    <w:rsid w:val="007D7982"/>
    <w:rsid w:val="007E01E4"/>
    <w:rsid w:val="007E149E"/>
    <w:rsid w:val="007E160F"/>
    <w:rsid w:val="007E16D3"/>
    <w:rsid w:val="007E1A08"/>
    <w:rsid w:val="007E25EE"/>
    <w:rsid w:val="007E2829"/>
    <w:rsid w:val="007E2E2D"/>
    <w:rsid w:val="007E2F62"/>
    <w:rsid w:val="007E3628"/>
    <w:rsid w:val="007E475D"/>
    <w:rsid w:val="007E4E35"/>
    <w:rsid w:val="007E5528"/>
    <w:rsid w:val="007E5DE0"/>
    <w:rsid w:val="007E600C"/>
    <w:rsid w:val="007E6153"/>
    <w:rsid w:val="007E73C7"/>
    <w:rsid w:val="007E7465"/>
    <w:rsid w:val="007E7510"/>
    <w:rsid w:val="007F0548"/>
    <w:rsid w:val="007F06B8"/>
    <w:rsid w:val="007F236F"/>
    <w:rsid w:val="007F2C13"/>
    <w:rsid w:val="007F2CF8"/>
    <w:rsid w:val="007F3437"/>
    <w:rsid w:val="007F3D3A"/>
    <w:rsid w:val="007F3DA6"/>
    <w:rsid w:val="007F532D"/>
    <w:rsid w:val="007F586F"/>
    <w:rsid w:val="007F5CBA"/>
    <w:rsid w:val="007F5D3A"/>
    <w:rsid w:val="007F6467"/>
    <w:rsid w:val="007F709C"/>
    <w:rsid w:val="007F71A1"/>
    <w:rsid w:val="007F7481"/>
    <w:rsid w:val="007F7799"/>
    <w:rsid w:val="0080073A"/>
    <w:rsid w:val="008010AF"/>
    <w:rsid w:val="008011D8"/>
    <w:rsid w:val="008017E8"/>
    <w:rsid w:val="00802511"/>
    <w:rsid w:val="00802C74"/>
    <w:rsid w:val="00803091"/>
    <w:rsid w:val="0080337B"/>
    <w:rsid w:val="00803480"/>
    <w:rsid w:val="00804A43"/>
    <w:rsid w:val="00805205"/>
    <w:rsid w:val="008076D5"/>
    <w:rsid w:val="0080797A"/>
    <w:rsid w:val="00807C10"/>
    <w:rsid w:val="00812BEB"/>
    <w:rsid w:val="00812D74"/>
    <w:rsid w:val="0081358C"/>
    <w:rsid w:val="00814394"/>
    <w:rsid w:val="00814920"/>
    <w:rsid w:val="00814FE2"/>
    <w:rsid w:val="00815086"/>
    <w:rsid w:val="00815A96"/>
    <w:rsid w:val="00815F2B"/>
    <w:rsid w:val="00816037"/>
    <w:rsid w:val="008161DD"/>
    <w:rsid w:val="00816FE4"/>
    <w:rsid w:val="00817E14"/>
    <w:rsid w:val="0082029C"/>
    <w:rsid w:val="008204D6"/>
    <w:rsid w:val="0082081F"/>
    <w:rsid w:val="00820935"/>
    <w:rsid w:val="00820A3D"/>
    <w:rsid w:val="00821480"/>
    <w:rsid w:val="00821BA4"/>
    <w:rsid w:val="008220A8"/>
    <w:rsid w:val="00822A7F"/>
    <w:rsid w:val="008241AD"/>
    <w:rsid w:val="00824791"/>
    <w:rsid w:val="00824979"/>
    <w:rsid w:val="008251E8"/>
    <w:rsid w:val="008259CF"/>
    <w:rsid w:val="00825A55"/>
    <w:rsid w:val="0082660A"/>
    <w:rsid w:val="008270AE"/>
    <w:rsid w:val="008274FD"/>
    <w:rsid w:val="00827886"/>
    <w:rsid w:val="008311ED"/>
    <w:rsid w:val="00831F35"/>
    <w:rsid w:val="0083231D"/>
    <w:rsid w:val="00832DDD"/>
    <w:rsid w:val="008330DB"/>
    <w:rsid w:val="0083335B"/>
    <w:rsid w:val="0083363A"/>
    <w:rsid w:val="008353BF"/>
    <w:rsid w:val="008357F8"/>
    <w:rsid w:val="0083632D"/>
    <w:rsid w:val="00836654"/>
    <w:rsid w:val="008376E0"/>
    <w:rsid w:val="00837E58"/>
    <w:rsid w:val="00837F6B"/>
    <w:rsid w:val="008400A6"/>
    <w:rsid w:val="0084020E"/>
    <w:rsid w:val="00840415"/>
    <w:rsid w:val="00841408"/>
    <w:rsid w:val="008420D9"/>
    <w:rsid w:val="00843B81"/>
    <w:rsid w:val="00845034"/>
    <w:rsid w:val="008450F8"/>
    <w:rsid w:val="008457DA"/>
    <w:rsid w:val="008459E3"/>
    <w:rsid w:val="00845A02"/>
    <w:rsid w:val="00845B34"/>
    <w:rsid w:val="00846A3C"/>
    <w:rsid w:val="00847DB4"/>
    <w:rsid w:val="008508F0"/>
    <w:rsid w:val="00851951"/>
    <w:rsid w:val="00851C47"/>
    <w:rsid w:val="00851F3D"/>
    <w:rsid w:val="00851F7C"/>
    <w:rsid w:val="00852BAE"/>
    <w:rsid w:val="008532F4"/>
    <w:rsid w:val="008534CB"/>
    <w:rsid w:val="00853A98"/>
    <w:rsid w:val="00853F69"/>
    <w:rsid w:val="008560D1"/>
    <w:rsid w:val="00856207"/>
    <w:rsid w:val="0085635B"/>
    <w:rsid w:val="0085753D"/>
    <w:rsid w:val="008575A9"/>
    <w:rsid w:val="0085791D"/>
    <w:rsid w:val="008602C7"/>
    <w:rsid w:val="00862949"/>
    <w:rsid w:val="00862DB1"/>
    <w:rsid w:val="008632EC"/>
    <w:rsid w:val="0086341D"/>
    <w:rsid w:val="008648E4"/>
    <w:rsid w:val="0086584A"/>
    <w:rsid w:val="00865B17"/>
    <w:rsid w:val="00866289"/>
    <w:rsid w:val="00866669"/>
    <w:rsid w:val="00866F2A"/>
    <w:rsid w:val="00866F8D"/>
    <w:rsid w:val="00867249"/>
    <w:rsid w:val="008677CE"/>
    <w:rsid w:val="00870469"/>
    <w:rsid w:val="00870BA6"/>
    <w:rsid w:val="00870DB1"/>
    <w:rsid w:val="0087112A"/>
    <w:rsid w:val="00871B47"/>
    <w:rsid w:val="00872A6A"/>
    <w:rsid w:val="00873CBF"/>
    <w:rsid w:val="00874EFA"/>
    <w:rsid w:val="00874F29"/>
    <w:rsid w:val="00875210"/>
    <w:rsid w:val="00875B01"/>
    <w:rsid w:val="0087658C"/>
    <w:rsid w:val="00876593"/>
    <w:rsid w:val="00876FBF"/>
    <w:rsid w:val="008771A3"/>
    <w:rsid w:val="00877512"/>
    <w:rsid w:val="00880986"/>
    <w:rsid w:val="00880EBF"/>
    <w:rsid w:val="00881089"/>
    <w:rsid w:val="00881497"/>
    <w:rsid w:val="00881BD2"/>
    <w:rsid w:val="00884A35"/>
    <w:rsid w:val="0088565C"/>
    <w:rsid w:val="0088626C"/>
    <w:rsid w:val="0088628B"/>
    <w:rsid w:val="008868CE"/>
    <w:rsid w:val="008873D1"/>
    <w:rsid w:val="00890017"/>
    <w:rsid w:val="008900C3"/>
    <w:rsid w:val="00890DE5"/>
    <w:rsid w:val="008919B4"/>
    <w:rsid w:val="00892031"/>
    <w:rsid w:val="008929EE"/>
    <w:rsid w:val="00892B07"/>
    <w:rsid w:val="00892DD1"/>
    <w:rsid w:val="0089355A"/>
    <w:rsid w:val="00893571"/>
    <w:rsid w:val="008936F6"/>
    <w:rsid w:val="00893751"/>
    <w:rsid w:val="00893A48"/>
    <w:rsid w:val="00893D74"/>
    <w:rsid w:val="00894735"/>
    <w:rsid w:val="00895311"/>
    <w:rsid w:val="0089551F"/>
    <w:rsid w:val="00895C2D"/>
    <w:rsid w:val="008961E1"/>
    <w:rsid w:val="008964C6"/>
    <w:rsid w:val="00897301"/>
    <w:rsid w:val="008A22AF"/>
    <w:rsid w:val="008A292D"/>
    <w:rsid w:val="008A2969"/>
    <w:rsid w:val="008A2CFB"/>
    <w:rsid w:val="008A2E00"/>
    <w:rsid w:val="008A2F30"/>
    <w:rsid w:val="008A40A1"/>
    <w:rsid w:val="008A500D"/>
    <w:rsid w:val="008A52F1"/>
    <w:rsid w:val="008A53A8"/>
    <w:rsid w:val="008A5BA2"/>
    <w:rsid w:val="008A5DB9"/>
    <w:rsid w:val="008A6269"/>
    <w:rsid w:val="008A629C"/>
    <w:rsid w:val="008A62F4"/>
    <w:rsid w:val="008A6916"/>
    <w:rsid w:val="008A6AFF"/>
    <w:rsid w:val="008A6C5D"/>
    <w:rsid w:val="008A75FF"/>
    <w:rsid w:val="008A7912"/>
    <w:rsid w:val="008A7D2D"/>
    <w:rsid w:val="008B0C1C"/>
    <w:rsid w:val="008B10F5"/>
    <w:rsid w:val="008B22D4"/>
    <w:rsid w:val="008B2E02"/>
    <w:rsid w:val="008B3336"/>
    <w:rsid w:val="008B37A2"/>
    <w:rsid w:val="008B392F"/>
    <w:rsid w:val="008B3ED9"/>
    <w:rsid w:val="008B6662"/>
    <w:rsid w:val="008B69EE"/>
    <w:rsid w:val="008B7304"/>
    <w:rsid w:val="008C0127"/>
    <w:rsid w:val="008C1025"/>
    <w:rsid w:val="008C1278"/>
    <w:rsid w:val="008C12EB"/>
    <w:rsid w:val="008C16CC"/>
    <w:rsid w:val="008C1ACE"/>
    <w:rsid w:val="008C28FA"/>
    <w:rsid w:val="008C2ABC"/>
    <w:rsid w:val="008C2BC3"/>
    <w:rsid w:val="008C2F10"/>
    <w:rsid w:val="008C48CA"/>
    <w:rsid w:val="008C4DF4"/>
    <w:rsid w:val="008C62DE"/>
    <w:rsid w:val="008C6321"/>
    <w:rsid w:val="008C6D81"/>
    <w:rsid w:val="008C6E18"/>
    <w:rsid w:val="008C76A9"/>
    <w:rsid w:val="008C7E7F"/>
    <w:rsid w:val="008D0273"/>
    <w:rsid w:val="008D072F"/>
    <w:rsid w:val="008D0892"/>
    <w:rsid w:val="008D294E"/>
    <w:rsid w:val="008D2EC6"/>
    <w:rsid w:val="008D2FC1"/>
    <w:rsid w:val="008D36D0"/>
    <w:rsid w:val="008D5888"/>
    <w:rsid w:val="008D5DED"/>
    <w:rsid w:val="008D5E52"/>
    <w:rsid w:val="008D64DC"/>
    <w:rsid w:val="008D6F98"/>
    <w:rsid w:val="008D7048"/>
    <w:rsid w:val="008E0169"/>
    <w:rsid w:val="008E1336"/>
    <w:rsid w:val="008E1670"/>
    <w:rsid w:val="008E1936"/>
    <w:rsid w:val="008E1E75"/>
    <w:rsid w:val="008E2507"/>
    <w:rsid w:val="008E2924"/>
    <w:rsid w:val="008E32A9"/>
    <w:rsid w:val="008E4130"/>
    <w:rsid w:val="008E4359"/>
    <w:rsid w:val="008E43FB"/>
    <w:rsid w:val="008E4964"/>
    <w:rsid w:val="008E6C71"/>
    <w:rsid w:val="008E6EE8"/>
    <w:rsid w:val="008E7D0C"/>
    <w:rsid w:val="008F04B9"/>
    <w:rsid w:val="008F0FE2"/>
    <w:rsid w:val="008F2564"/>
    <w:rsid w:val="008F3392"/>
    <w:rsid w:val="008F392E"/>
    <w:rsid w:val="008F3A5F"/>
    <w:rsid w:val="008F3A79"/>
    <w:rsid w:val="008F3B6D"/>
    <w:rsid w:val="008F510B"/>
    <w:rsid w:val="008F5485"/>
    <w:rsid w:val="008F68F1"/>
    <w:rsid w:val="008F758F"/>
    <w:rsid w:val="008F75CF"/>
    <w:rsid w:val="00900453"/>
    <w:rsid w:val="00901207"/>
    <w:rsid w:val="009012D9"/>
    <w:rsid w:val="009013CC"/>
    <w:rsid w:val="00901587"/>
    <w:rsid w:val="00901CA9"/>
    <w:rsid w:val="00903BA2"/>
    <w:rsid w:val="00903D00"/>
    <w:rsid w:val="009048F4"/>
    <w:rsid w:val="00904C88"/>
    <w:rsid w:val="00905419"/>
    <w:rsid w:val="00905C52"/>
    <w:rsid w:val="00906198"/>
    <w:rsid w:val="00906882"/>
    <w:rsid w:val="00906D24"/>
    <w:rsid w:val="00907198"/>
    <w:rsid w:val="0090794A"/>
    <w:rsid w:val="00907B45"/>
    <w:rsid w:val="00907B7A"/>
    <w:rsid w:val="00907C4D"/>
    <w:rsid w:val="009102E5"/>
    <w:rsid w:val="009109B0"/>
    <w:rsid w:val="00910EA9"/>
    <w:rsid w:val="0091148E"/>
    <w:rsid w:val="009114CF"/>
    <w:rsid w:val="00911FE7"/>
    <w:rsid w:val="009121A4"/>
    <w:rsid w:val="00912C72"/>
    <w:rsid w:val="00912EC8"/>
    <w:rsid w:val="00914402"/>
    <w:rsid w:val="00915172"/>
    <w:rsid w:val="00915528"/>
    <w:rsid w:val="00915B5B"/>
    <w:rsid w:val="00915E5E"/>
    <w:rsid w:val="009162F8"/>
    <w:rsid w:val="00920E2A"/>
    <w:rsid w:val="00921720"/>
    <w:rsid w:val="00921994"/>
    <w:rsid w:val="00921C5E"/>
    <w:rsid w:val="009229E9"/>
    <w:rsid w:val="0092367D"/>
    <w:rsid w:val="00923ABF"/>
    <w:rsid w:val="00923F04"/>
    <w:rsid w:val="009240F1"/>
    <w:rsid w:val="00924258"/>
    <w:rsid w:val="0092467F"/>
    <w:rsid w:val="009248D5"/>
    <w:rsid w:val="00924A8D"/>
    <w:rsid w:val="00924ABE"/>
    <w:rsid w:val="00925262"/>
    <w:rsid w:val="00926644"/>
    <w:rsid w:val="00926B31"/>
    <w:rsid w:val="0092723F"/>
    <w:rsid w:val="0092753D"/>
    <w:rsid w:val="00927AF3"/>
    <w:rsid w:val="00930179"/>
    <w:rsid w:val="00930548"/>
    <w:rsid w:val="009320E8"/>
    <w:rsid w:val="00932538"/>
    <w:rsid w:val="0093376D"/>
    <w:rsid w:val="00933BF8"/>
    <w:rsid w:val="00934068"/>
    <w:rsid w:val="009341A2"/>
    <w:rsid w:val="00934263"/>
    <w:rsid w:val="0093464B"/>
    <w:rsid w:val="009359F4"/>
    <w:rsid w:val="009363C9"/>
    <w:rsid w:val="0093684B"/>
    <w:rsid w:val="0093699C"/>
    <w:rsid w:val="00936DE3"/>
    <w:rsid w:val="009374AF"/>
    <w:rsid w:val="00937F9F"/>
    <w:rsid w:val="00940D89"/>
    <w:rsid w:val="009415DD"/>
    <w:rsid w:val="00942025"/>
    <w:rsid w:val="009427D0"/>
    <w:rsid w:val="00942956"/>
    <w:rsid w:val="00942FAA"/>
    <w:rsid w:val="00943900"/>
    <w:rsid w:val="00944A45"/>
    <w:rsid w:val="00944A57"/>
    <w:rsid w:val="009453B3"/>
    <w:rsid w:val="009458F2"/>
    <w:rsid w:val="00945D95"/>
    <w:rsid w:val="00945DBF"/>
    <w:rsid w:val="0094631A"/>
    <w:rsid w:val="00947878"/>
    <w:rsid w:val="00947F44"/>
    <w:rsid w:val="00950461"/>
    <w:rsid w:val="00951015"/>
    <w:rsid w:val="009519B7"/>
    <w:rsid w:val="00952073"/>
    <w:rsid w:val="00952685"/>
    <w:rsid w:val="0095274F"/>
    <w:rsid w:val="00952F4D"/>
    <w:rsid w:val="00953261"/>
    <w:rsid w:val="00955572"/>
    <w:rsid w:val="00957CF9"/>
    <w:rsid w:val="00961324"/>
    <w:rsid w:val="009615BD"/>
    <w:rsid w:val="00961E13"/>
    <w:rsid w:val="00961E39"/>
    <w:rsid w:val="00962149"/>
    <w:rsid w:val="00962B36"/>
    <w:rsid w:val="00963C89"/>
    <w:rsid w:val="00965190"/>
    <w:rsid w:val="00965399"/>
    <w:rsid w:val="009654C8"/>
    <w:rsid w:val="00965551"/>
    <w:rsid w:val="00965A14"/>
    <w:rsid w:val="00965BCD"/>
    <w:rsid w:val="00965ECC"/>
    <w:rsid w:val="00966949"/>
    <w:rsid w:val="00967473"/>
    <w:rsid w:val="009679CB"/>
    <w:rsid w:val="00967BA4"/>
    <w:rsid w:val="00970314"/>
    <w:rsid w:val="0097049D"/>
    <w:rsid w:val="009705F2"/>
    <w:rsid w:val="00970A2A"/>
    <w:rsid w:val="00970C1A"/>
    <w:rsid w:val="0097222C"/>
    <w:rsid w:val="00972907"/>
    <w:rsid w:val="0097402B"/>
    <w:rsid w:val="00974435"/>
    <w:rsid w:val="00974585"/>
    <w:rsid w:val="009745A3"/>
    <w:rsid w:val="00974E00"/>
    <w:rsid w:val="00975014"/>
    <w:rsid w:val="009756AE"/>
    <w:rsid w:val="00975EFF"/>
    <w:rsid w:val="0097736A"/>
    <w:rsid w:val="0098044D"/>
    <w:rsid w:val="00980488"/>
    <w:rsid w:val="00980E12"/>
    <w:rsid w:val="00982D88"/>
    <w:rsid w:val="00982DEA"/>
    <w:rsid w:val="0098364E"/>
    <w:rsid w:val="0098379E"/>
    <w:rsid w:val="00983CAB"/>
    <w:rsid w:val="009848BC"/>
    <w:rsid w:val="00984A4E"/>
    <w:rsid w:val="00984DBF"/>
    <w:rsid w:val="0098504D"/>
    <w:rsid w:val="009855BA"/>
    <w:rsid w:val="009857B5"/>
    <w:rsid w:val="00985947"/>
    <w:rsid w:val="00985A32"/>
    <w:rsid w:val="00985C79"/>
    <w:rsid w:val="0098619D"/>
    <w:rsid w:val="00986374"/>
    <w:rsid w:val="00986BA8"/>
    <w:rsid w:val="00986C2F"/>
    <w:rsid w:val="009870AF"/>
    <w:rsid w:val="009872ED"/>
    <w:rsid w:val="009876AD"/>
    <w:rsid w:val="00987F22"/>
    <w:rsid w:val="009902D1"/>
    <w:rsid w:val="0099066C"/>
    <w:rsid w:val="00991ACF"/>
    <w:rsid w:val="00992178"/>
    <w:rsid w:val="0099235F"/>
    <w:rsid w:val="009923D9"/>
    <w:rsid w:val="009925F8"/>
    <w:rsid w:val="009958B8"/>
    <w:rsid w:val="00995C32"/>
    <w:rsid w:val="00995EB0"/>
    <w:rsid w:val="00996425"/>
    <w:rsid w:val="00996673"/>
    <w:rsid w:val="00996A49"/>
    <w:rsid w:val="0099770A"/>
    <w:rsid w:val="0099775F"/>
    <w:rsid w:val="009977F5"/>
    <w:rsid w:val="00997A16"/>
    <w:rsid w:val="009A04CC"/>
    <w:rsid w:val="009A0C39"/>
    <w:rsid w:val="009A12C6"/>
    <w:rsid w:val="009A2598"/>
    <w:rsid w:val="009A2DC6"/>
    <w:rsid w:val="009A3CCE"/>
    <w:rsid w:val="009A427E"/>
    <w:rsid w:val="009A4381"/>
    <w:rsid w:val="009A4EBB"/>
    <w:rsid w:val="009A52E5"/>
    <w:rsid w:val="009A5993"/>
    <w:rsid w:val="009A6D4D"/>
    <w:rsid w:val="009A70A0"/>
    <w:rsid w:val="009A72CB"/>
    <w:rsid w:val="009A7CB3"/>
    <w:rsid w:val="009A7EB6"/>
    <w:rsid w:val="009B03B2"/>
    <w:rsid w:val="009B03BC"/>
    <w:rsid w:val="009B04B8"/>
    <w:rsid w:val="009B05D0"/>
    <w:rsid w:val="009B0772"/>
    <w:rsid w:val="009B097E"/>
    <w:rsid w:val="009B1383"/>
    <w:rsid w:val="009B1FA1"/>
    <w:rsid w:val="009B245A"/>
    <w:rsid w:val="009B2A55"/>
    <w:rsid w:val="009B2AB8"/>
    <w:rsid w:val="009B2E18"/>
    <w:rsid w:val="009B4A1C"/>
    <w:rsid w:val="009B4B13"/>
    <w:rsid w:val="009B5297"/>
    <w:rsid w:val="009B56B6"/>
    <w:rsid w:val="009B5FAA"/>
    <w:rsid w:val="009B6206"/>
    <w:rsid w:val="009B69CC"/>
    <w:rsid w:val="009B6B08"/>
    <w:rsid w:val="009B7409"/>
    <w:rsid w:val="009B7C20"/>
    <w:rsid w:val="009B7FDE"/>
    <w:rsid w:val="009C226D"/>
    <w:rsid w:val="009C2273"/>
    <w:rsid w:val="009C3056"/>
    <w:rsid w:val="009C32A3"/>
    <w:rsid w:val="009C33EE"/>
    <w:rsid w:val="009C3890"/>
    <w:rsid w:val="009C4764"/>
    <w:rsid w:val="009C528A"/>
    <w:rsid w:val="009C52A8"/>
    <w:rsid w:val="009C5D20"/>
    <w:rsid w:val="009C6BDD"/>
    <w:rsid w:val="009C6E2B"/>
    <w:rsid w:val="009D0C0F"/>
    <w:rsid w:val="009D1CA2"/>
    <w:rsid w:val="009D31A8"/>
    <w:rsid w:val="009D4293"/>
    <w:rsid w:val="009D42BE"/>
    <w:rsid w:val="009D4C95"/>
    <w:rsid w:val="009D4E6B"/>
    <w:rsid w:val="009D4F55"/>
    <w:rsid w:val="009D5CAA"/>
    <w:rsid w:val="009D5EF0"/>
    <w:rsid w:val="009D5F30"/>
    <w:rsid w:val="009D6F1F"/>
    <w:rsid w:val="009D7694"/>
    <w:rsid w:val="009D789E"/>
    <w:rsid w:val="009D7EC8"/>
    <w:rsid w:val="009E09E7"/>
    <w:rsid w:val="009E0DA8"/>
    <w:rsid w:val="009E0FF9"/>
    <w:rsid w:val="009E1934"/>
    <w:rsid w:val="009E213C"/>
    <w:rsid w:val="009E329F"/>
    <w:rsid w:val="009E34CC"/>
    <w:rsid w:val="009E3783"/>
    <w:rsid w:val="009E3D3B"/>
    <w:rsid w:val="009E3EE4"/>
    <w:rsid w:val="009E463D"/>
    <w:rsid w:val="009E4819"/>
    <w:rsid w:val="009E4A38"/>
    <w:rsid w:val="009E4C34"/>
    <w:rsid w:val="009E4EBA"/>
    <w:rsid w:val="009E54B7"/>
    <w:rsid w:val="009E56EC"/>
    <w:rsid w:val="009E6476"/>
    <w:rsid w:val="009E6949"/>
    <w:rsid w:val="009E7242"/>
    <w:rsid w:val="009E75B7"/>
    <w:rsid w:val="009E7D7A"/>
    <w:rsid w:val="009F021D"/>
    <w:rsid w:val="009F036E"/>
    <w:rsid w:val="009F05D8"/>
    <w:rsid w:val="009F0C4A"/>
    <w:rsid w:val="009F197A"/>
    <w:rsid w:val="009F1E4A"/>
    <w:rsid w:val="009F28E5"/>
    <w:rsid w:val="009F3E2E"/>
    <w:rsid w:val="009F4275"/>
    <w:rsid w:val="009F4A9E"/>
    <w:rsid w:val="009F546B"/>
    <w:rsid w:val="009F61B7"/>
    <w:rsid w:val="009F61BE"/>
    <w:rsid w:val="009F6460"/>
    <w:rsid w:val="009F686C"/>
    <w:rsid w:val="009F77DE"/>
    <w:rsid w:val="00A0077C"/>
    <w:rsid w:val="00A00BF1"/>
    <w:rsid w:val="00A01B94"/>
    <w:rsid w:val="00A01B95"/>
    <w:rsid w:val="00A01DD0"/>
    <w:rsid w:val="00A01F62"/>
    <w:rsid w:val="00A0290D"/>
    <w:rsid w:val="00A02CDE"/>
    <w:rsid w:val="00A0337B"/>
    <w:rsid w:val="00A0432F"/>
    <w:rsid w:val="00A04E91"/>
    <w:rsid w:val="00A06130"/>
    <w:rsid w:val="00A0672E"/>
    <w:rsid w:val="00A06785"/>
    <w:rsid w:val="00A06B26"/>
    <w:rsid w:val="00A07843"/>
    <w:rsid w:val="00A07D39"/>
    <w:rsid w:val="00A1058D"/>
    <w:rsid w:val="00A1063A"/>
    <w:rsid w:val="00A107B8"/>
    <w:rsid w:val="00A10EFC"/>
    <w:rsid w:val="00A1113F"/>
    <w:rsid w:val="00A11409"/>
    <w:rsid w:val="00A11882"/>
    <w:rsid w:val="00A12031"/>
    <w:rsid w:val="00A125DE"/>
    <w:rsid w:val="00A12925"/>
    <w:rsid w:val="00A13263"/>
    <w:rsid w:val="00A13957"/>
    <w:rsid w:val="00A143BB"/>
    <w:rsid w:val="00A149BF"/>
    <w:rsid w:val="00A152A9"/>
    <w:rsid w:val="00A153D7"/>
    <w:rsid w:val="00A200DD"/>
    <w:rsid w:val="00A205E5"/>
    <w:rsid w:val="00A2065A"/>
    <w:rsid w:val="00A2083E"/>
    <w:rsid w:val="00A2095A"/>
    <w:rsid w:val="00A20E06"/>
    <w:rsid w:val="00A216E5"/>
    <w:rsid w:val="00A221E8"/>
    <w:rsid w:val="00A22592"/>
    <w:rsid w:val="00A22A7B"/>
    <w:rsid w:val="00A22D27"/>
    <w:rsid w:val="00A23088"/>
    <w:rsid w:val="00A23F95"/>
    <w:rsid w:val="00A24423"/>
    <w:rsid w:val="00A24E15"/>
    <w:rsid w:val="00A269E3"/>
    <w:rsid w:val="00A26ABF"/>
    <w:rsid w:val="00A2709F"/>
    <w:rsid w:val="00A27683"/>
    <w:rsid w:val="00A317AE"/>
    <w:rsid w:val="00A31E91"/>
    <w:rsid w:val="00A32012"/>
    <w:rsid w:val="00A32C45"/>
    <w:rsid w:val="00A32FB4"/>
    <w:rsid w:val="00A3317A"/>
    <w:rsid w:val="00A34BA1"/>
    <w:rsid w:val="00A3507B"/>
    <w:rsid w:val="00A353FD"/>
    <w:rsid w:val="00A35DF7"/>
    <w:rsid w:val="00A36BBF"/>
    <w:rsid w:val="00A376A2"/>
    <w:rsid w:val="00A377B2"/>
    <w:rsid w:val="00A40530"/>
    <w:rsid w:val="00A4089E"/>
    <w:rsid w:val="00A41E9B"/>
    <w:rsid w:val="00A42A5D"/>
    <w:rsid w:val="00A43C85"/>
    <w:rsid w:val="00A45B77"/>
    <w:rsid w:val="00A45C8A"/>
    <w:rsid w:val="00A4607F"/>
    <w:rsid w:val="00A46ED9"/>
    <w:rsid w:val="00A46F2B"/>
    <w:rsid w:val="00A473BE"/>
    <w:rsid w:val="00A50F47"/>
    <w:rsid w:val="00A5199A"/>
    <w:rsid w:val="00A51B65"/>
    <w:rsid w:val="00A51FCC"/>
    <w:rsid w:val="00A524AA"/>
    <w:rsid w:val="00A52B5B"/>
    <w:rsid w:val="00A5356F"/>
    <w:rsid w:val="00A53F4B"/>
    <w:rsid w:val="00A54177"/>
    <w:rsid w:val="00A543B0"/>
    <w:rsid w:val="00A55A0E"/>
    <w:rsid w:val="00A55C40"/>
    <w:rsid w:val="00A56DC4"/>
    <w:rsid w:val="00A571ED"/>
    <w:rsid w:val="00A57BD8"/>
    <w:rsid w:val="00A60484"/>
    <w:rsid w:val="00A608E9"/>
    <w:rsid w:val="00A60DC8"/>
    <w:rsid w:val="00A61936"/>
    <w:rsid w:val="00A62020"/>
    <w:rsid w:val="00A64D99"/>
    <w:rsid w:val="00A650A7"/>
    <w:rsid w:val="00A6584D"/>
    <w:rsid w:val="00A66756"/>
    <w:rsid w:val="00A67011"/>
    <w:rsid w:val="00A67067"/>
    <w:rsid w:val="00A672C4"/>
    <w:rsid w:val="00A672E1"/>
    <w:rsid w:val="00A70BA0"/>
    <w:rsid w:val="00A71785"/>
    <w:rsid w:val="00A726C3"/>
    <w:rsid w:val="00A72CA2"/>
    <w:rsid w:val="00A72D0B"/>
    <w:rsid w:val="00A73131"/>
    <w:rsid w:val="00A736C3"/>
    <w:rsid w:val="00A73893"/>
    <w:rsid w:val="00A7438E"/>
    <w:rsid w:val="00A74BFB"/>
    <w:rsid w:val="00A76C85"/>
    <w:rsid w:val="00A776B7"/>
    <w:rsid w:val="00A777AA"/>
    <w:rsid w:val="00A80AEC"/>
    <w:rsid w:val="00A810D8"/>
    <w:rsid w:val="00A81A6F"/>
    <w:rsid w:val="00A81B6D"/>
    <w:rsid w:val="00A81F6A"/>
    <w:rsid w:val="00A824B1"/>
    <w:rsid w:val="00A82AFB"/>
    <w:rsid w:val="00A83B39"/>
    <w:rsid w:val="00A844C4"/>
    <w:rsid w:val="00A84575"/>
    <w:rsid w:val="00A84ACE"/>
    <w:rsid w:val="00A85AE7"/>
    <w:rsid w:val="00A85F4C"/>
    <w:rsid w:val="00A85F94"/>
    <w:rsid w:val="00A86D64"/>
    <w:rsid w:val="00A86EBB"/>
    <w:rsid w:val="00A86F50"/>
    <w:rsid w:val="00A90289"/>
    <w:rsid w:val="00A91637"/>
    <w:rsid w:val="00A92AC7"/>
    <w:rsid w:val="00A92EB9"/>
    <w:rsid w:val="00A93F29"/>
    <w:rsid w:val="00A947BD"/>
    <w:rsid w:val="00A95406"/>
    <w:rsid w:val="00A954B6"/>
    <w:rsid w:val="00A95521"/>
    <w:rsid w:val="00A9563C"/>
    <w:rsid w:val="00A95C50"/>
    <w:rsid w:val="00A95FB8"/>
    <w:rsid w:val="00A96BB3"/>
    <w:rsid w:val="00A970B6"/>
    <w:rsid w:val="00A97530"/>
    <w:rsid w:val="00AA0424"/>
    <w:rsid w:val="00AA0D74"/>
    <w:rsid w:val="00AA1865"/>
    <w:rsid w:val="00AA2919"/>
    <w:rsid w:val="00AA2AF4"/>
    <w:rsid w:val="00AA34F1"/>
    <w:rsid w:val="00AA3B08"/>
    <w:rsid w:val="00AA41CB"/>
    <w:rsid w:val="00AA4CB3"/>
    <w:rsid w:val="00AA4D17"/>
    <w:rsid w:val="00AA6997"/>
    <w:rsid w:val="00AA71EA"/>
    <w:rsid w:val="00AA7716"/>
    <w:rsid w:val="00AA7851"/>
    <w:rsid w:val="00AA7B80"/>
    <w:rsid w:val="00AA7F0B"/>
    <w:rsid w:val="00AB0897"/>
    <w:rsid w:val="00AB126B"/>
    <w:rsid w:val="00AB17EE"/>
    <w:rsid w:val="00AB1A9B"/>
    <w:rsid w:val="00AB1F85"/>
    <w:rsid w:val="00AB207D"/>
    <w:rsid w:val="00AB275D"/>
    <w:rsid w:val="00AB31A7"/>
    <w:rsid w:val="00AB3358"/>
    <w:rsid w:val="00AB40C8"/>
    <w:rsid w:val="00AB4389"/>
    <w:rsid w:val="00AB4BA8"/>
    <w:rsid w:val="00AB4DDE"/>
    <w:rsid w:val="00AB5DDA"/>
    <w:rsid w:val="00AB5E4A"/>
    <w:rsid w:val="00AB62C9"/>
    <w:rsid w:val="00AB70F7"/>
    <w:rsid w:val="00AC1C66"/>
    <w:rsid w:val="00AC2117"/>
    <w:rsid w:val="00AC2301"/>
    <w:rsid w:val="00AC300D"/>
    <w:rsid w:val="00AC3129"/>
    <w:rsid w:val="00AC37C3"/>
    <w:rsid w:val="00AC50E8"/>
    <w:rsid w:val="00AC52A3"/>
    <w:rsid w:val="00AC6689"/>
    <w:rsid w:val="00AC6729"/>
    <w:rsid w:val="00AC6A09"/>
    <w:rsid w:val="00AC77F5"/>
    <w:rsid w:val="00AD01EB"/>
    <w:rsid w:val="00AD03CC"/>
    <w:rsid w:val="00AD2525"/>
    <w:rsid w:val="00AD28AF"/>
    <w:rsid w:val="00AD30A2"/>
    <w:rsid w:val="00AD33B0"/>
    <w:rsid w:val="00AD3484"/>
    <w:rsid w:val="00AD34B9"/>
    <w:rsid w:val="00AD4094"/>
    <w:rsid w:val="00AD455A"/>
    <w:rsid w:val="00AD4A94"/>
    <w:rsid w:val="00AD5285"/>
    <w:rsid w:val="00AD542C"/>
    <w:rsid w:val="00AD55F2"/>
    <w:rsid w:val="00AD5838"/>
    <w:rsid w:val="00AD6031"/>
    <w:rsid w:val="00AD6415"/>
    <w:rsid w:val="00AD6894"/>
    <w:rsid w:val="00AD6910"/>
    <w:rsid w:val="00AD6C69"/>
    <w:rsid w:val="00AD72C0"/>
    <w:rsid w:val="00AD73B2"/>
    <w:rsid w:val="00AE011C"/>
    <w:rsid w:val="00AE0A2F"/>
    <w:rsid w:val="00AE19AA"/>
    <w:rsid w:val="00AE1A22"/>
    <w:rsid w:val="00AE22FB"/>
    <w:rsid w:val="00AE390C"/>
    <w:rsid w:val="00AE39E9"/>
    <w:rsid w:val="00AE3A42"/>
    <w:rsid w:val="00AE3F29"/>
    <w:rsid w:val="00AE4481"/>
    <w:rsid w:val="00AE4AC1"/>
    <w:rsid w:val="00AE4DD8"/>
    <w:rsid w:val="00AE4F63"/>
    <w:rsid w:val="00AE5051"/>
    <w:rsid w:val="00AE51E0"/>
    <w:rsid w:val="00AE5421"/>
    <w:rsid w:val="00AE62B7"/>
    <w:rsid w:val="00AE6518"/>
    <w:rsid w:val="00AE6A67"/>
    <w:rsid w:val="00AE7526"/>
    <w:rsid w:val="00AE7B99"/>
    <w:rsid w:val="00AE7C94"/>
    <w:rsid w:val="00AE7D4B"/>
    <w:rsid w:val="00AE7F78"/>
    <w:rsid w:val="00AF0C19"/>
    <w:rsid w:val="00AF1477"/>
    <w:rsid w:val="00AF171F"/>
    <w:rsid w:val="00AF18E6"/>
    <w:rsid w:val="00AF1A47"/>
    <w:rsid w:val="00AF1AB6"/>
    <w:rsid w:val="00AF1C05"/>
    <w:rsid w:val="00AF35B9"/>
    <w:rsid w:val="00AF3DEA"/>
    <w:rsid w:val="00AF402F"/>
    <w:rsid w:val="00AF44A5"/>
    <w:rsid w:val="00AF4A79"/>
    <w:rsid w:val="00AF5083"/>
    <w:rsid w:val="00AF51FF"/>
    <w:rsid w:val="00AF5285"/>
    <w:rsid w:val="00AF576A"/>
    <w:rsid w:val="00AF5CFB"/>
    <w:rsid w:val="00AF604D"/>
    <w:rsid w:val="00AF6A82"/>
    <w:rsid w:val="00AF6F81"/>
    <w:rsid w:val="00AF7B81"/>
    <w:rsid w:val="00AF7CFC"/>
    <w:rsid w:val="00AF7F17"/>
    <w:rsid w:val="00B00754"/>
    <w:rsid w:val="00B00CA9"/>
    <w:rsid w:val="00B00DC4"/>
    <w:rsid w:val="00B026FE"/>
    <w:rsid w:val="00B03491"/>
    <w:rsid w:val="00B0482A"/>
    <w:rsid w:val="00B053C8"/>
    <w:rsid w:val="00B060FC"/>
    <w:rsid w:val="00B06504"/>
    <w:rsid w:val="00B06778"/>
    <w:rsid w:val="00B06811"/>
    <w:rsid w:val="00B06963"/>
    <w:rsid w:val="00B101C2"/>
    <w:rsid w:val="00B108D1"/>
    <w:rsid w:val="00B11C43"/>
    <w:rsid w:val="00B1297C"/>
    <w:rsid w:val="00B12DCA"/>
    <w:rsid w:val="00B132A4"/>
    <w:rsid w:val="00B135A5"/>
    <w:rsid w:val="00B13BB7"/>
    <w:rsid w:val="00B14107"/>
    <w:rsid w:val="00B14F28"/>
    <w:rsid w:val="00B151F1"/>
    <w:rsid w:val="00B1525E"/>
    <w:rsid w:val="00B15A46"/>
    <w:rsid w:val="00B1635C"/>
    <w:rsid w:val="00B164D4"/>
    <w:rsid w:val="00B177A4"/>
    <w:rsid w:val="00B17E97"/>
    <w:rsid w:val="00B21EC5"/>
    <w:rsid w:val="00B228A6"/>
    <w:rsid w:val="00B22BAE"/>
    <w:rsid w:val="00B22E8F"/>
    <w:rsid w:val="00B232AD"/>
    <w:rsid w:val="00B23486"/>
    <w:rsid w:val="00B236EB"/>
    <w:rsid w:val="00B23AF6"/>
    <w:rsid w:val="00B23CB1"/>
    <w:rsid w:val="00B23DCC"/>
    <w:rsid w:val="00B248BE"/>
    <w:rsid w:val="00B24B00"/>
    <w:rsid w:val="00B24FFE"/>
    <w:rsid w:val="00B26F41"/>
    <w:rsid w:val="00B2724A"/>
    <w:rsid w:val="00B27432"/>
    <w:rsid w:val="00B27D87"/>
    <w:rsid w:val="00B27E0E"/>
    <w:rsid w:val="00B30502"/>
    <w:rsid w:val="00B310B4"/>
    <w:rsid w:val="00B313B6"/>
    <w:rsid w:val="00B314E7"/>
    <w:rsid w:val="00B315E6"/>
    <w:rsid w:val="00B31CE9"/>
    <w:rsid w:val="00B31D0A"/>
    <w:rsid w:val="00B31F15"/>
    <w:rsid w:val="00B321F3"/>
    <w:rsid w:val="00B32230"/>
    <w:rsid w:val="00B32715"/>
    <w:rsid w:val="00B32AD2"/>
    <w:rsid w:val="00B332A6"/>
    <w:rsid w:val="00B334CB"/>
    <w:rsid w:val="00B337A3"/>
    <w:rsid w:val="00B338B2"/>
    <w:rsid w:val="00B3400E"/>
    <w:rsid w:val="00B346BA"/>
    <w:rsid w:val="00B34997"/>
    <w:rsid w:val="00B34D41"/>
    <w:rsid w:val="00B34D5D"/>
    <w:rsid w:val="00B3521D"/>
    <w:rsid w:val="00B35A24"/>
    <w:rsid w:val="00B35AF4"/>
    <w:rsid w:val="00B35DA6"/>
    <w:rsid w:val="00B370EB"/>
    <w:rsid w:val="00B40278"/>
    <w:rsid w:val="00B405D4"/>
    <w:rsid w:val="00B4121C"/>
    <w:rsid w:val="00B417FC"/>
    <w:rsid w:val="00B41B01"/>
    <w:rsid w:val="00B41B99"/>
    <w:rsid w:val="00B42217"/>
    <w:rsid w:val="00B42E1E"/>
    <w:rsid w:val="00B44354"/>
    <w:rsid w:val="00B449BE"/>
    <w:rsid w:val="00B44A78"/>
    <w:rsid w:val="00B4589A"/>
    <w:rsid w:val="00B45BEF"/>
    <w:rsid w:val="00B50510"/>
    <w:rsid w:val="00B50A7A"/>
    <w:rsid w:val="00B51357"/>
    <w:rsid w:val="00B514AA"/>
    <w:rsid w:val="00B518E3"/>
    <w:rsid w:val="00B51CEA"/>
    <w:rsid w:val="00B51D74"/>
    <w:rsid w:val="00B51F82"/>
    <w:rsid w:val="00B5234C"/>
    <w:rsid w:val="00B5346D"/>
    <w:rsid w:val="00B53EAB"/>
    <w:rsid w:val="00B54164"/>
    <w:rsid w:val="00B54550"/>
    <w:rsid w:val="00B5484F"/>
    <w:rsid w:val="00B55320"/>
    <w:rsid w:val="00B569FB"/>
    <w:rsid w:val="00B56A21"/>
    <w:rsid w:val="00B570BC"/>
    <w:rsid w:val="00B5753D"/>
    <w:rsid w:val="00B575CE"/>
    <w:rsid w:val="00B60190"/>
    <w:rsid w:val="00B608FE"/>
    <w:rsid w:val="00B60C46"/>
    <w:rsid w:val="00B60D5F"/>
    <w:rsid w:val="00B620A2"/>
    <w:rsid w:val="00B63867"/>
    <w:rsid w:val="00B646E8"/>
    <w:rsid w:val="00B6490C"/>
    <w:rsid w:val="00B64FAF"/>
    <w:rsid w:val="00B6650D"/>
    <w:rsid w:val="00B67903"/>
    <w:rsid w:val="00B67CC8"/>
    <w:rsid w:val="00B67D0E"/>
    <w:rsid w:val="00B67FA6"/>
    <w:rsid w:val="00B71146"/>
    <w:rsid w:val="00B71F38"/>
    <w:rsid w:val="00B71F46"/>
    <w:rsid w:val="00B71FAB"/>
    <w:rsid w:val="00B7249C"/>
    <w:rsid w:val="00B73186"/>
    <w:rsid w:val="00B7498C"/>
    <w:rsid w:val="00B74EB4"/>
    <w:rsid w:val="00B75373"/>
    <w:rsid w:val="00B77584"/>
    <w:rsid w:val="00B77B98"/>
    <w:rsid w:val="00B818BC"/>
    <w:rsid w:val="00B820FC"/>
    <w:rsid w:val="00B8227D"/>
    <w:rsid w:val="00B82325"/>
    <w:rsid w:val="00B8289F"/>
    <w:rsid w:val="00B83359"/>
    <w:rsid w:val="00B834E5"/>
    <w:rsid w:val="00B83766"/>
    <w:rsid w:val="00B83847"/>
    <w:rsid w:val="00B84662"/>
    <w:rsid w:val="00B85009"/>
    <w:rsid w:val="00B85228"/>
    <w:rsid w:val="00B857ED"/>
    <w:rsid w:val="00B862F5"/>
    <w:rsid w:val="00B86F9A"/>
    <w:rsid w:val="00B878AD"/>
    <w:rsid w:val="00B87AEA"/>
    <w:rsid w:val="00B91070"/>
    <w:rsid w:val="00B912FC"/>
    <w:rsid w:val="00B918BE"/>
    <w:rsid w:val="00B92256"/>
    <w:rsid w:val="00B92845"/>
    <w:rsid w:val="00B928DA"/>
    <w:rsid w:val="00B929C3"/>
    <w:rsid w:val="00B92F30"/>
    <w:rsid w:val="00B940B6"/>
    <w:rsid w:val="00B94CE3"/>
    <w:rsid w:val="00B95370"/>
    <w:rsid w:val="00B95D79"/>
    <w:rsid w:val="00B964CD"/>
    <w:rsid w:val="00B977C1"/>
    <w:rsid w:val="00B97A4C"/>
    <w:rsid w:val="00B97EBF"/>
    <w:rsid w:val="00BA0424"/>
    <w:rsid w:val="00BA055F"/>
    <w:rsid w:val="00BA0CA0"/>
    <w:rsid w:val="00BA0E47"/>
    <w:rsid w:val="00BA11A3"/>
    <w:rsid w:val="00BA2B50"/>
    <w:rsid w:val="00BA2F87"/>
    <w:rsid w:val="00BA36C8"/>
    <w:rsid w:val="00BA38BD"/>
    <w:rsid w:val="00BA40C1"/>
    <w:rsid w:val="00BA4355"/>
    <w:rsid w:val="00BA4856"/>
    <w:rsid w:val="00BA4A4D"/>
    <w:rsid w:val="00BA60AF"/>
    <w:rsid w:val="00BA6764"/>
    <w:rsid w:val="00BA6C05"/>
    <w:rsid w:val="00BA6DD1"/>
    <w:rsid w:val="00BA7181"/>
    <w:rsid w:val="00BA7D54"/>
    <w:rsid w:val="00BB016E"/>
    <w:rsid w:val="00BB0A49"/>
    <w:rsid w:val="00BB0B57"/>
    <w:rsid w:val="00BB0E20"/>
    <w:rsid w:val="00BB150A"/>
    <w:rsid w:val="00BB1585"/>
    <w:rsid w:val="00BB1747"/>
    <w:rsid w:val="00BB31B7"/>
    <w:rsid w:val="00BB31F4"/>
    <w:rsid w:val="00BB4981"/>
    <w:rsid w:val="00BB4E98"/>
    <w:rsid w:val="00BB531B"/>
    <w:rsid w:val="00BB5648"/>
    <w:rsid w:val="00BB59C8"/>
    <w:rsid w:val="00BB7ACE"/>
    <w:rsid w:val="00BB7AD9"/>
    <w:rsid w:val="00BC0746"/>
    <w:rsid w:val="00BC1A49"/>
    <w:rsid w:val="00BC37BB"/>
    <w:rsid w:val="00BC4657"/>
    <w:rsid w:val="00BC5D49"/>
    <w:rsid w:val="00BC61BE"/>
    <w:rsid w:val="00BC6ABC"/>
    <w:rsid w:val="00BC6EAB"/>
    <w:rsid w:val="00BC778F"/>
    <w:rsid w:val="00BC7FCE"/>
    <w:rsid w:val="00BD092A"/>
    <w:rsid w:val="00BD09A2"/>
    <w:rsid w:val="00BD0A55"/>
    <w:rsid w:val="00BD1294"/>
    <w:rsid w:val="00BD1C8F"/>
    <w:rsid w:val="00BD2BC6"/>
    <w:rsid w:val="00BD48DE"/>
    <w:rsid w:val="00BD4921"/>
    <w:rsid w:val="00BD4CAE"/>
    <w:rsid w:val="00BD4F2B"/>
    <w:rsid w:val="00BD50F7"/>
    <w:rsid w:val="00BD683D"/>
    <w:rsid w:val="00BD6A17"/>
    <w:rsid w:val="00BD74BF"/>
    <w:rsid w:val="00BD7AF3"/>
    <w:rsid w:val="00BE0D04"/>
    <w:rsid w:val="00BE1122"/>
    <w:rsid w:val="00BE1462"/>
    <w:rsid w:val="00BE28A5"/>
    <w:rsid w:val="00BE2A68"/>
    <w:rsid w:val="00BE30C8"/>
    <w:rsid w:val="00BE40C9"/>
    <w:rsid w:val="00BE41A5"/>
    <w:rsid w:val="00BE4594"/>
    <w:rsid w:val="00BE478F"/>
    <w:rsid w:val="00BE4D08"/>
    <w:rsid w:val="00BE51DA"/>
    <w:rsid w:val="00BE695F"/>
    <w:rsid w:val="00BE74A9"/>
    <w:rsid w:val="00BE7B80"/>
    <w:rsid w:val="00BE7DF0"/>
    <w:rsid w:val="00BF0F03"/>
    <w:rsid w:val="00BF28B1"/>
    <w:rsid w:val="00BF2DA7"/>
    <w:rsid w:val="00BF3BA7"/>
    <w:rsid w:val="00BF3C10"/>
    <w:rsid w:val="00BF3D71"/>
    <w:rsid w:val="00BF3D72"/>
    <w:rsid w:val="00BF51EB"/>
    <w:rsid w:val="00BF5EE7"/>
    <w:rsid w:val="00BF5F4F"/>
    <w:rsid w:val="00BF63A3"/>
    <w:rsid w:val="00BF7A14"/>
    <w:rsid w:val="00C005D8"/>
    <w:rsid w:val="00C007E0"/>
    <w:rsid w:val="00C012FB"/>
    <w:rsid w:val="00C01E0B"/>
    <w:rsid w:val="00C01FBB"/>
    <w:rsid w:val="00C0287E"/>
    <w:rsid w:val="00C029E4"/>
    <w:rsid w:val="00C02D3C"/>
    <w:rsid w:val="00C031B4"/>
    <w:rsid w:val="00C03222"/>
    <w:rsid w:val="00C05089"/>
    <w:rsid w:val="00C057A3"/>
    <w:rsid w:val="00C05DED"/>
    <w:rsid w:val="00C06848"/>
    <w:rsid w:val="00C07752"/>
    <w:rsid w:val="00C079DF"/>
    <w:rsid w:val="00C1003E"/>
    <w:rsid w:val="00C10238"/>
    <w:rsid w:val="00C104FD"/>
    <w:rsid w:val="00C10DA4"/>
    <w:rsid w:val="00C114F1"/>
    <w:rsid w:val="00C11708"/>
    <w:rsid w:val="00C11FB0"/>
    <w:rsid w:val="00C1354E"/>
    <w:rsid w:val="00C13C10"/>
    <w:rsid w:val="00C146A0"/>
    <w:rsid w:val="00C146BA"/>
    <w:rsid w:val="00C14F4E"/>
    <w:rsid w:val="00C150F0"/>
    <w:rsid w:val="00C1511D"/>
    <w:rsid w:val="00C15538"/>
    <w:rsid w:val="00C156FF"/>
    <w:rsid w:val="00C15D1C"/>
    <w:rsid w:val="00C15D62"/>
    <w:rsid w:val="00C16099"/>
    <w:rsid w:val="00C16142"/>
    <w:rsid w:val="00C164A4"/>
    <w:rsid w:val="00C16A7C"/>
    <w:rsid w:val="00C16AAB"/>
    <w:rsid w:val="00C17156"/>
    <w:rsid w:val="00C17615"/>
    <w:rsid w:val="00C179DB"/>
    <w:rsid w:val="00C17AD4"/>
    <w:rsid w:val="00C17C2D"/>
    <w:rsid w:val="00C2078F"/>
    <w:rsid w:val="00C20DBA"/>
    <w:rsid w:val="00C215E5"/>
    <w:rsid w:val="00C2190A"/>
    <w:rsid w:val="00C21ECE"/>
    <w:rsid w:val="00C229BB"/>
    <w:rsid w:val="00C22B3E"/>
    <w:rsid w:val="00C2380D"/>
    <w:rsid w:val="00C23D37"/>
    <w:rsid w:val="00C23EBC"/>
    <w:rsid w:val="00C2443C"/>
    <w:rsid w:val="00C2446A"/>
    <w:rsid w:val="00C25F73"/>
    <w:rsid w:val="00C26126"/>
    <w:rsid w:val="00C26613"/>
    <w:rsid w:val="00C27051"/>
    <w:rsid w:val="00C27587"/>
    <w:rsid w:val="00C275EA"/>
    <w:rsid w:val="00C2766B"/>
    <w:rsid w:val="00C2771C"/>
    <w:rsid w:val="00C27759"/>
    <w:rsid w:val="00C27DBE"/>
    <w:rsid w:val="00C303AF"/>
    <w:rsid w:val="00C3069E"/>
    <w:rsid w:val="00C31770"/>
    <w:rsid w:val="00C318B1"/>
    <w:rsid w:val="00C3192A"/>
    <w:rsid w:val="00C32F4A"/>
    <w:rsid w:val="00C33C6F"/>
    <w:rsid w:val="00C340D8"/>
    <w:rsid w:val="00C34597"/>
    <w:rsid w:val="00C34A7E"/>
    <w:rsid w:val="00C35360"/>
    <w:rsid w:val="00C35364"/>
    <w:rsid w:val="00C356EB"/>
    <w:rsid w:val="00C35E1B"/>
    <w:rsid w:val="00C36228"/>
    <w:rsid w:val="00C36992"/>
    <w:rsid w:val="00C369C0"/>
    <w:rsid w:val="00C36D4D"/>
    <w:rsid w:val="00C37B07"/>
    <w:rsid w:val="00C37C42"/>
    <w:rsid w:val="00C40D3F"/>
    <w:rsid w:val="00C411EE"/>
    <w:rsid w:val="00C414E3"/>
    <w:rsid w:val="00C4173B"/>
    <w:rsid w:val="00C41810"/>
    <w:rsid w:val="00C41C17"/>
    <w:rsid w:val="00C41E05"/>
    <w:rsid w:val="00C43C6F"/>
    <w:rsid w:val="00C44244"/>
    <w:rsid w:val="00C448DA"/>
    <w:rsid w:val="00C45387"/>
    <w:rsid w:val="00C4584B"/>
    <w:rsid w:val="00C45FA5"/>
    <w:rsid w:val="00C46264"/>
    <w:rsid w:val="00C46444"/>
    <w:rsid w:val="00C46AF2"/>
    <w:rsid w:val="00C50598"/>
    <w:rsid w:val="00C514E5"/>
    <w:rsid w:val="00C5313B"/>
    <w:rsid w:val="00C53141"/>
    <w:rsid w:val="00C532CB"/>
    <w:rsid w:val="00C534D9"/>
    <w:rsid w:val="00C53556"/>
    <w:rsid w:val="00C54292"/>
    <w:rsid w:val="00C54837"/>
    <w:rsid w:val="00C5522D"/>
    <w:rsid w:val="00C55D6F"/>
    <w:rsid w:val="00C565F6"/>
    <w:rsid w:val="00C566B7"/>
    <w:rsid w:val="00C568F4"/>
    <w:rsid w:val="00C56A97"/>
    <w:rsid w:val="00C570F8"/>
    <w:rsid w:val="00C60763"/>
    <w:rsid w:val="00C607CE"/>
    <w:rsid w:val="00C60E45"/>
    <w:rsid w:val="00C61409"/>
    <w:rsid w:val="00C619CC"/>
    <w:rsid w:val="00C61C06"/>
    <w:rsid w:val="00C6355D"/>
    <w:rsid w:val="00C63791"/>
    <w:rsid w:val="00C63A0A"/>
    <w:rsid w:val="00C640F4"/>
    <w:rsid w:val="00C64914"/>
    <w:rsid w:val="00C6498D"/>
    <w:rsid w:val="00C655F4"/>
    <w:rsid w:val="00C67350"/>
    <w:rsid w:val="00C6744C"/>
    <w:rsid w:val="00C70140"/>
    <w:rsid w:val="00C7162E"/>
    <w:rsid w:val="00C728D5"/>
    <w:rsid w:val="00C73EEA"/>
    <w:rsid w:val="00C7440F"/>
    <w:rsid w:val="00C752A4"/>
    <w:rsid w:val="00C7539F"/>
    <w:rsid w:val="00C765B1"/>
    <w:rsid w:val="00C76B7D"/>
    <w:rsid w:val="00C76F1C"/>
    <w:rsid w:val="00C7700A"/>
    <w:rsid w:val="00C7775A"/>
    <w:rsid w:val="00C77B4B"/>
    <w:rsid w:val="00C77CB7"/>
    <w:rsid w:val="00C81353"/>
    <w:rsid w:val="00C814B6"/>
    <w:rsid w:val="00C818BF"/>
    <w:rsid w:val="00C81A5C"/>
    <w:rsid w:val="00C81A63"/>
    <w:rsid w:val="00C82D39"/>
    <w:rsid w:val="00C83A16"/>
    <w:rsid w:val="00C83C4E"/>
    <w:rsid w:val="00C83F46"/>
    <w:rsid w:val="00C84093"/>
    <w:rsid w:val="00C84632"/>
    <w:rsid w:val="00C84FA7"/>
    <w:rsid w:val="00C8500F"/>
    <w:rsid w:val="00C86372"/>
    <w:rsid w:val="00C874FC"/>
    <w:rsid w:val="00C87E7D"/>
    <w:rsid w:val="00C902C6"/>
    <w:rsid w:val="00C90FF6"/>
    <w:rsid w:val="00C911EA"/>
    <w:rsid w:val="00C91ABB"/>
    <w:rsid w:val="00C91CF3"/>
    <w:rsid w:val="00C93700"/>
    <w:rsid w:val="00C942F0"/>
    <w:rsid w:val="00C943B3"/>
    <w:rsid w:val="00C95117"/>
    <w:rsid w:val="00C9571C"/>
    <w:rsid w:val="00C96B0B"/>
    <w:rsid w:val="00C97562"/>
    <w:rsid w:val="00C9762E"/>
    <w:rsid w:val="00C97861"/>
    <w:rsid w:val="00CA03BF"/>
    <w:rsid w:val="00CA08DC"/>
    <w:rsid w:val="00CA0D8D"/>
    <w:rsid w:val="00CA2207"/>
    <w:rsid w:val="00CA26EA"/>
    <w:rsid w:val="00CA271D"/>
    <w:rsid w:val="00CA374A"/>
    <w:rsid w:val="00CA39A6"/>
    <w:rsid w:val="00CA3B46"/>
    <w:rsid w:val="00CA3D29"/>
    <w:rsid w:val="00CA4312"/>
    <w:rsid w:val="00CA4437"/>
    <w:rsid w:val="00CA447B"/>
    <w:rsid w:val="00CA4693"/>
    <w:rsid w:val="00CA4B2A"/>
    <w:rsid w:val="00CA6023"/>
    <w:rsid w:val="00CA653C"/>
    <w:rsid w:val="00CB02BA"/>
    <w:rsid w:val="00CB0656"/>
    <w:rsid w:val="00CB1632"/>
    <w:rsid w:val="00CB1BAB"/>
    <w:rsid w:val="00CB21AE"/>
    <w:rsid w:val="00CB22E3"/>
    <w:rsid w:val="00CB23EE"/>
    <w:rsid w:val="00CB240A"/>
    <w:rsid w:val="00CB2524"/>
    <w:rsid w:val="00CB298C"/>
    <w:rsid w:val="00CB3017"/>
    <w:rsid w:val="00CB31CF"/>
    <w:rsid w:val="00CB3475"/>
    <w:rsid w:val="00CB37C5"/>
    <w:rsid w:val="00CB39EA"/>
    <w:rsid w:val="00CB47B5"/>
    <w:rsid w:val="00CB4A5A"/>
    <w:rsid w:val="00CB6ADE"/>
    <w:rsid w:val="00CB70DD"/>
    <w:rsid w:val="00CB7120"/>
    <w:rsid w:val="00CC0097"/>
    <w:rsid w:val="00CC01A9"/>
    <w:rsid w:val="00CC04B9"/>
    <w:rsid w:val="00CC2368"/>
    <w:rsid w:val="00CC248A"/>
    <w:rsid w:val="00CC2873"/>
    <w:rsid w:val="00CC34F9"/>
    <w:rsid w:val="00CC3809"/>
    <w:rsid w:val="00CC4422"/>
    <w:rsid w:val="00CC72F4"/>
    <w:rsid w:val="00CC754E"/>
    <w:rsid w:val="00CD0D46"/>
    <w:rsid w:val="00CD29E0"/>
    <w:rsid w:val="00CD2A30"/>
    <w:rsid w:val="00CD3C0D"/>
    <w:rsid w:val="00CD3E22"/>
    <w:rsid w:val="00CD517F"/>
    <w:rsid w:val="00CD5273"/>
    <w:rsid w:val="00CD5A10"/>
    <w:rsid w:val="00CD5CB1"/>
    <w:rsid w:val="00CD693A"/>
    <w:rsid w:val="00CD6DA6"/>
    <w:rsid w:val="00CD72C2"/>
    <w:rsid w:val="00CE04AC"/>
    <w:rsid w:val="00CE0609"/>
    <w:rsid w:val="00CE0ADB"/>
    <w:rsid w:val="00CE10BC"/>
    <w:rsid w:val="00CE1301"/>
    <w:rsid w:val="00CE1311"/>
    <w:rsid w:val="00CE1E90"/>
    <w:rsid w:val="00CE2180"/>
    <w:rsid w:val="00CE2B1F"/>
    <w:rsid w:val="00CE3314"/>
    <w:rsid w:val="00CE3A8E"/>
    <w:rsid w:val="00CE3D3C"/>
    <w:rsid w:val="00CE40E7"/>
    <w:rsid w:val="00CE420A"/>
    <w:rsid w:val="00CE4AFB"/>
    <w:rsid w:val="00CE4C5C"/>
    <w:rsid w:val="00CE4E06"/>
    <w:rsid w:val="00CE56C3"/>
    <w:rsid w:val="00CE6EE6"/>
    <w:rsid w:val="00CE7A2B"/>
    <w:rsid w:val="00CE7FA1"/>
    <w:rsid w:val="00CF0277"/>
    <w:rsid w:val="00CF02C2"/>
    <w:rsid w:val="00CF0551"/>
    <w:rsid w:val="00CF0909"/>
    <w:rsid w:val="00CF12E0"/>
    <w:rsid w:val="00CF1B69"/>
    <w:rsid w:val="00CF1C10"/>
    <w:rsid w:val="00CF1DE5"/>
    <w:rsid w:val="00CF1E7C"/>
    <w:rsid w:val="00CF429F"/>
    <w:rsid w:val="00CF61C0"/>
    <w:rsid w:val="00CF6789"/>
    <w:rsid w:val="00CF67A3"/>
    <w:rsid w:val="00CF6B3E"/>
    <w:rsid w:val="00CF75E6"/>
    <w:rsid w:val="00D00264"/>
    <w:rsid w:val="00D0232D"/>
    <w:rsid w:val="00D023BF"/>
    <w:rsid w:val="00D0242A"/>
    <w:rsid w:val="00D026EB"/>
    <w:rsid w:val="00D03144"/>
    <w:rsid w:val="00D0337E"/>
    <w:rsid w:val="00D03383"/>
    <w:rsid w:val="00D03737"/>
    <w:rsid w:val="00D03789"/>
    <w:rsid w:val="00D04894"/>
    <w:rsid w:val="00D04BEF"/>
    <w:rsid w:val="00D05B4B"/>
    <w:rsid w:val="00D06087"/>
    <w:rsid w:val="00D06451"/>
    <w:rsid w:val="00D06BFD"/>
    <w:rsid w:val="00D07AD5"/>
    <w:rsid w:val="00D1007E"/>
    <w:rsid w:val="00D10D19"/>
    <w:rsid w:val="00D10E3F"/>
    <w:rsid w:val="00D119B2"/>
    <w:rsid w:val="00D11B43"/>
    <w:rsid w:val="00D12561"/>
    <w:rsid w:val="00D13A94"/>
    <w:rsid w:val="00D145F2"/>
    <w:rsid w:val="00D1519B"/>
    <w:rsid w:val="00D16236"/>
    <w:rsid w:val="00D16892"/>
    <w:rsid w:val="00D16E9A"/>
    <w:rsid w:val="00D16F86"/>
    <w:rsid w:val="00D1766F"/>
    <w:rsid w:val="00D179A5"/>
    <w:rsid w:val="00D17AE9"/>
    <w:rsid w:val="00D20D09"/>
    <w:rsid w:val="00D21311"/>
    <w:rsid w:val="00D21A18"/>
    <w:rsid w:val="00D225FE"/>
    <w:rsid w:val="00D228E7"/>
    <w:rsid w:val="00D22BD4"/>
    <w:rsid w:val="00D230E9"/>
    <w:rsid w:val="00D23C2A"/>
    <w:rsid w:val="00D247FA"/>
    <w:rsid w:val="00D24D43"/>
    <w:rsid w:val="00D24F25"/>
    <w:rsid w:val="00D25673"/>
    <w:rsid w:val="00D26115"/>
    <w:rsid w:val="00D26184"/>
    <w:rsid w:val="00D262FA"/>
    <w:rsid w:val="00D2635E"/>
    <w:rsid w:val="00D26FB9"/>
    <w:rsid w:val="00D31ABC"/>
    <w:rsid w:val="00D31EC1"/>
    <w:rsid w:val="00D32295"/>
    <w:rsid w:val="00D328AF"/>
    <w:rsid w:val="00D32A26"/>
    <w:rsid w:val="00D32DED"/>
    <w:rsid w:val="00D32EB0"/>
    <w:rsid w:val="00D32ED8"/>
    <w:rsid w:val="00D3308A"/>
    <w:rsid w:val="00D33438"/>
    <w:rsid w:val="00D33482"/>
    <w:rsid w:val="00D334DF"/>
    <w:rsid w:val="00D34C1C"/>
    <w:rsid w:val="00D3526C"/>
    <w:rsid w:val="00D355E1"/>
    <w:rsid w:val="00D3587F"/>
    <w:rsid w:val="00D367DB"/>
    <w:rsid w:val="00D36853"/>
    <w:rsid w:val="00D36AE3"/>
    <w:rsid w:val="00D36F80"/>
    <w:rsid w:val="00D37893"/>
    <w:rsid w:val="00D37E1D"/>
    <w:rsid w:val="00D4047F"/>
    <w:rsid w:val="00D40A3E"/>
    <w:rsid w:val="00D40B7D"/>
    <w:rsid w:val="00D40B9C"/>
    <w:rsid w:val="00D40C39"/>
    <w:rsid w:val="00D428C5"/>
    <w:rsid w:val="00D43266"/>
    <w:rsid w:val="00D4346D"/>
    <w:rsid w:val="00D446EE"/>
    <w:rsid w:val="00D45816"/>
    <w:rsid w:val="00D459FF"/>
    <w:rsid w:val="00D4602F"/>
    <w:rsid w:val="00D46C83"/>
    <w:rsid w:val="00D46E6B"/>
    <w:rsid w:val="00D47554"/>
    <w:rsid w:val="00D47C6A"/>
    <w:rsid w:val="00D47C6F"/>
    <w:rsid w:val="00D502A9"/>
    <w:rsid w:val="00D504A5"/>
    <w:rsid w:val="00D50AB1"/>
    <w:rsid w:val="00D53461"/>
    <w:rsid w:val="00D5349A"/>
    <w:rsid w:val="00D53610"/>
    <w:rsid w:val="00D539C5"/>
    <w:rsid w:val="00D53B12"/>
    <w:rsid w:val="00D53E6D"/>
    <w:rsid w:val="00D53F5E"/>
    <w:rsid w:val="00D54699"/>
    <w:rsid w:val="00D5595C"/>
    <w:rsid w:val="00D560E3"/>
    <w:rsid w:val="00D60F78"/>
    <w:rsid w:val="00D61752"/>
    <w:rsid w:val="00D61921"/>
    <w:rsid w:val="00D6203D"/>
    <w:rsid w:val="00D621D4"/>
    <w:rsid w:val="00D625EB"/>
    <w:rsid w:val="00D62F65"/>
    <w:rsid w:val="00D6350F"/>
    <w:rsid w:val="00D635EE"/>
    <w:rsid w:val="00D64032"/>
    <w:rsid w:val="00D649CF"/>
    <w:rsid w:val="00D64A0C"/>
    <w:rsid w:val="00D64B87"/>
    <w:rsid w:val="00D66C31"/>
    <w:rsid w:val="00D6711F"/>
    <w:rsid w:val="00D6796A"/>
    <w:rsid w:val="00D7089A"/>
    <w:rsid w:val="00D70AF2"/>
    <w:rsid w:val="00D71454"/>
    <w:rsid w:val="00D71F09"/>
    <w:rsid w:val="00D720F9"/>
    <w:rsid w:val="00D73B77"/>
    <w:rsid w:val="00D74156"/>
    <w:rsid w:val="00D7430B"/>
    <w:rsid w:val="00D743C5"/>
    <w:rsid w:val="00D74C21"/>
    <w:rsid w:val="00D755F0"/>
    <w:rsid w:val="00D75602"/>
    <w:rsid w:val="00D7573D"/>
    <w:rsid w:val="00D758F7"/>
    <w:rsid w:val="00D764E3"/>
    <w:rsid w:val="00D76B73"/>
    <w:rsid w:val="00D7754E"/>
    <w:rsid w:val="00D77BA5"/>
    <w:rsid w:val="00D802B0"/>
    <w:rsid w:val="00D8094C"/>
    <w:rsid w:val="00D80D8C"/>
    <w:rsid w:val="00D80E88"/>
    <w:rsid w:val="00D81166"/>
    <w:rsid w:val="00D81B09"/>
    <w:rsid w:val="00D829BF"/>
    <w:rsid w:val="00D83839"/>
    <w:rsid w:val="00D8395A"/>
    <w:rsid w:val="00D84028"/>
    <w:rsid w:val="00D84047"/>
    <w:rsid w:val="00D8449E"/>
    <w:rsid w:val="00D845C7"/>
    <w:rsid w:val="00D84C30"/>
    <w:rsid w:val="00D84E38"/>
    <w:rsid w:val="00D86257"/>
    <w:rsid w:val="00D8692A"/>
    <w:rsid w:val="00D8710D"/>
    <w:rsid w:val="00D87370"/>
    <w:rsid w:val="00D900FB"/>
    <w:rsid w:val="00D903D5"/>
    <w:rsid w:val="00D9055C"/>
    <w:rsid w:val="00D91909"/>
    <w:rsid w:val="00D92209"/>
    <w:rsid w:val="00D93620"/>
    <w:rsid w:val="00D93CC3"/>
    <w:rsid w:val="00D9405C"/>
    <w:rsid w:val="00D95514"/>
    <w:rsid w:val="00D95A2A"/>
    <w:rsid w:val="00D95BB5"/>
    <w:rsid w:val="00D9670E"/>
    <w:rsid w:val="00D97531"/>
    <w:rsid w:val="00D97C1D"/>
    <w:rsid w:val="00DA0249"/>
    <w:rsid w:val="00DA1BF3"/>
    <w:rsid w:val="00DA1E1C"/>
    <w:rsid w:val="00DA257E"/>
    <w:rsid w:val="00DA26C0"/>
    <w:rsid w:val="00DA3404"/>
    <w:rsid w:val="00DA442D"/>
    <w:rsid w:val="00DA4909"/>
    <w:rsid w:val="00DA4BB7"/>
    <w:rsid w:val="00DA60B4"/>
    <w:rsid w:val="00DA62BD"/>
    <w:rsid w:val="00DA6D6F"/>
    <w:rsid w:val="00DA6DAB"/>
    <w:rsid w:val="00DA711B"/>
    <w:rsid w:val="00DA76D0"/>
    <w:rsid w:val="00DA7D67"/>
    <w:rsid w:val="00DA7E8F"/>
    <w:rsid w:val="00DB07A1"/>
    <w:rsid w:val="00DB089F"/>
    <w:rsid w:val="00DB1246"/>
    <w:rsid w:val="00DB15E0"/>
    <w:rsid w:val="00DB1D4B"/>
    <w:rsid w:val="00DB228F"/>
    <w:rsid w:val="00DB2290"/>
    <w:rsid w:val="00DB242A"/>
    <w:rsid w:val="00DB2749"/>
    <w:rsid w:val="00DB2A5F"/>
    <w:rsid w:val="00DB2D69"/>
    <w:rsid w:val="00DB489D"/>
    <w:rsid w:val="00DB541B"/>
    <w:rsid w:val="00DB6469"/>
    <w:rsid w:val="00DB6B83"/>
    <w:rsid w:val="00DB6BE8"/>
    <w:rsid w:val="00DB6C11"/>
    <w:rsid w:val="00DB712D"/>
    <w:rsid w:val="00DB7636"/>
    <w:rsid w:val="00DC20D2"/>
    <w:rsid w:val="00DC41FB"/>
    <w:rsid w:val="00DC4817"/>
    <w:rsid w:val="00DC4FDD"/>
    <w:rsid w:val="00DC59CD"/>
    <w:rsid w:val="00DC66F0"/>
    <w:rsid w:val="00DC6B45"/>
    <w:rsid w:val="00DC7418"/>
    <w:rsid w:val="00DD05E3"/>
    <w:rsid w:val="00DD0733"/>
    <w:rsid w:val="00DD10EA"/>
    <w:rsid w:val="00DD122F"/>
    <w:rsid w:val="00DD1DED"/>
    <w:rsid w:val="00DD1FB7"/>
    <w:rsid w:val="00DD2335"/>
    <w:rsid w:val="00DD3673"/>
    <w:rsid w:val="00DD4E83"/>
    <w:rsid w:val="00DD5300"/>
    <w:rsid w:val="00DD6949"/>
    <w:rsid w:val="00DD6CEA"/>
    <w:rsid w:val="00DD6E9D"/>
    <w:rsid w:val="00DD7B3C"/>
    <w:rsid w:val="00DD7D91"/>
    <w:rsid w:val="00DE0A16"/>
    <w:rsid w:val="00DE1775"/>
    <w:rsid w:val="00DE1F84"/>
    <w:rsid w:val="00DE2129"/>
    <w:rsid w:val="00DE2A42"/>
    <w:rsid w:val="00DE3623"/>
    <w:rsid w:val="00DE4136"/>
    <w:rsid w:val="00DE429E"/>
    <w:rsid w:val="00DE4620"/>
    <w:rsid w:val="00DE4F1E"/>
    <w:rsid w:val="00DE5258"/>
    <w:rsid w:val="00DE5415"/>
    <w:rsid w:val="00DE5875"/>
    <w:rsid w:val="00DE6B97"/>
    <w:rsid w:val="00DE74F1"/>
    <w:rsid w:val="00DE77C3"/>
    <w:rsid w:val="00DE7C17"/>
    <w:rsid w:val="00DF052C"/>
    <w:rsid w:val="00DF1503"/>
    <w:rsid w:val="00DF3204"/>
    <w:rsid w:val="00DF3A5F"/>
    <w:rsid w:val="00DF412B"/>
    <w:rsid w:val="00DF4247"/>
    <w:rsid w:val="00DF4CB4"/>
    <w:rsid w:val="00DF5022"/>
    <w:rsid w:val="00DF51DC"/>
    <w:rsid w:val="00DF563C"/>
    <w:rsid w:val="00DF6BF0"/>
    <w:rsid w:val="00DF76F2"/>
    <w:rsid w:val="00DF77FC"/>
    <w:rsid w:val="00DF7BD5"/>
    <w:rsid w:val="00E0053D"/>
    <w:rsid w:val="00E008EF"/>
    <w:rsid w:val="00E0192B"/>
    <w:rsid w:val="00E02769"/>
    <w:rsid w:val="00E02BB0"/>
    <w:rsid w:val="00E02C57"/>
    <w:rsid w:val="00E02E80"/>
    <w:rsid w:val="00E03613"/>
    <w:rsid w:val="00E039BE"/>
    <w:rsid w:val="00E04D63"/>
    <w:rsid w:val="00E05831"/>
    <w:rsid w:val="00E06145"/>
    <w:rsid w:val="00E0695F"/>
    <w:rsid w:val="00E06B3D"/>
    <w:rsid w:val="00E06C53"/>
    <w:rsid w:val="00E07065"/>
    <w:rsid w:val="00E07809"/>
    <w:rsid w:val="00E079B0"/>
    <w:rsid w:val="00E07A48"/>
    <w:rsid w:val="00E104B1"/>
    <w:rsid w:val="00E10A80"/>
    <w:rsid w:val="00E10C7D"/>
    <w:rsid w:val="00E119DD"/>
    <w:rsid w:val="00E12082"/>
    <w:rsid w:val="00E12462"/>
    <w:rsid w:val="00E1266F"/>
    <w:rsid w:val="00E12724"/>
    <w:rsid w:val="00E12779"/>
    <w:rsid w:val="00E137D9"/>
    <w:rsid w:val="00E138DF"/>
    <w:rsid w:val="00E13E1C"/>
    <w:rsid w:val="00E14505"/>
    <w:rsid w:val="00E15760"/>
    <w:rsid w:val="00E158A3"/>
    <w:rsid w:val="00E163A2"/>
    <w:rsid w:val="00E16702"/>
    <w:rsid w:val="00E17378"/>
    <w:rsid w:val="00E179B6"/>
    <w:rsid w:val="00E17F52"/>
    <w:rsid w:val="00E20B1C"/>
    <w:rsid w:val="00E2149E"/>
    <w:rsid w:val="00E21FAA"/>
    <w:rsid w:val="00E22A40"/>
    <w:rsid w:val="00E23082"/>
    <w:rsid w:val="00E232ED"/>
    <w:rsid w:val="00E2384D"/>
    <w:rsid w:val="00E23C2C"/>
    <w:rsid w:val="00E23DF1"/>
    <w:rsid w:val="00E2463B"/>
    <w:rsid w:val="00E24B93"/>
    <w:rsid w:val="00E2636B"/>
    <w:rsid w:val="00E27882"/>
    <w:rsid w:val="00E279CB"/>
    <w:rsid w:val="00E27A24"/>
    <w:rsid w:val="00E27B04"/>
    <w:rsid w:val="00E3025F"/>
    <w:rsid w:val="00E307E0"/>
    <w:rsid w:val="00E316B4"/>
    <w:rsid w:val="00E31824"/>
    <w:rsid w:val="00E31B9B"/>
    <w:rsid w:val="00E321E1"/>
    <w:rsid w:val="00E32368"/>
    <w:rsid w:val="00E32446"/>
    <w:rsid w:val="00E33261"/>
    <w:rsid w:val="00E3349E"/>
    <w:rsid w:val="00E3360B"/>
    <w:rsid w:val="00E35814"/>
    <w:rsid w:val="00E35BA7"/>
    <w:rsid w:val="00E35DEC"/>
    <w:rsid w:val="00E362A3"/>
    <w:rsid w:val="00E3654E"/>
    <w:rsid w:val="00E37978"/>
    <w:rsid w:val="00E4132B"/>
    <w:rsid w:val="00E41AE6"/>
    <w:rsid w:val="00E42C3C"/>
    <w:rsid w:val="00E434CC"/>
    <w:rsid w:val="00E43FD1"/>
    <w:rsid w:val="00E452C1"/>
    <w:rsid w:val="00E46097"/>
    <w:rsid w:val="00E46D4D"/>
    <w:rsid w:val="00E472D9"/>
    <w:rsid w:val="00E473EB"/>
    <w:rsid w:val="00E4758A"/>
    <w:rsid w:val="00E47801"/>
    <w:rsid w:val="00E50AD6"/>
    <w:rsid w:val="00E5126B"/>
    <w:rsid w:val="00E525C7"/>
    <w:rsid w:val="00E53BFB"/>
    <w:rsid w:val="00E53ED1"/>
    <w:rsid w:val="00E543A9"/>
    <w:rsid w:val="00E545F1"/>
    <w:rsid w:val="00E54F05"/>
    <w:rsid w:val="00E550D4"/>
    <w:rsid w:val="00E55389"/>
    <w:rsid w:val="00E579B0"/>
    <w:rsid w:val="00E57D91"/>
    <w:rsid w:val="00E6041F"/>
    <w:rsid w:val="00E609B1"/>
    <w:rsid w:val="00E616BB"/>
    <w:rsid w:val="00E61CE8"/>
    <w:rsid w:val="00E62DA2"/>
    <w:rsid w:val="00E63756"/>
    <w:rsid w:val="00E64A19"/>
    <w:rsid w:val="00E64FBD"/>
    <w:rsid w:val="00E65210"/>
    <w:rsid w:val="00E6537E"/>
    <w:rsid w:val="00E65549"/>
    <w:rsid w:val="00E6557B"/>
    <w:rsid w:val="00E6575A"/>
    <w:rsid w:val="00E65817"/>
    <w:rsid w:val="00E65BF5"/>
    <w:rsid w:val="00E66298"/>
    <w:rsid w:val="00E6695D"/>
    <w:rsid w:val="00E66AE4"/>
    <w:rsid w:val="00E67212"/>
    <w:rsid w:val="00E67498"/>
    <w:rsid w:val="00E67732"/>
    <w:rsid w:val="00E700FD"/>
    <w:rsid w:val="00E7020A"/>
    <w:rsid w:val="00E70366"/>
    <w:rsid w:val="00E71530"/>
    <w:rsid w:val="00E72998"/>
    <w:rsid w:val="00E73157"/>
    <w:rsid w:val="00E737BB"/>
    <w:rsid w:val="00E73A27"/>
    <w:rsid w:val="00E7435A"/>
    <w:rsid w:val="00E75234"/>
    <w:rsid w:val="00E75B2F"/>
    <w:rsid w:val="00E763ED"/>
    <w:rsid w:val="00E778B9"/>
    <w:rsid w:val="00E77B97"/>
    <w:rsid w:val="00E77EC6"/>
    <w:rsid w:val="00E80795"/>
    <w:rsid w:val="00E80D75"/>
    <w:rsid w:val="00E813E6"/>
    <w:rsid w:val="00E81487"/>
    <w:rsid w:val="00E82206"/>
    <w:rsid w:val="00E827B9"/>
    <w:rsid w:val="00E83516"/>
    <w:rsid w:val="00E8368E"/>
    <w:rsid w:val="00E83F3C"/>
    <w:rsid w:val="00E84B22"/>
    <w:rsid w:val="00E84F40"/>
    <w:rsid w:val="00E85338"/>
    <w:rsid w:val="00E856A6"/>
    <w:rsid w:val="00E85878"/>
    <w:rsid w:val="00E859C5"/>
    <w:rsid w:val="00E86479"/>
    <w:rsid w:val="00E86CB2"/>
    <w:rsid w:val="00E8772A"/>
    <w:rsid w:val="00E87C9B"/>
    <w:rsid w:val="00E87D56"/>
    <w:rsid w:val="00E87F38"/>
    <w:rsid w:val="00E91067"/>
    <w:rsid w:val="00E9116F"/>
    <w:rsid w:val="00E915B3"/>
    <w:rsid w:val="00E91614"/>
    <w:rsid w:val="00E9162E"/>
    <w:rsid w:val="00E9187E"/>
    <w:rsid w:val="00E92329"/>
    <w:rsid w:val="00E9296F"/>
    <w:rsid w:val="00E92AD6"/>
    <w:rsid w:val="00E92CDD"/>
    <w:rsid w:val="00E92CE0"/>
    <w:rsid w:val="00E936AA"/>
    <w:rsid w:val="00E94778"/>
    <w:rsid w:val="00E96160"/>
    <w:rsid w:val="00E96662"/>
    <w:rsid w:val="00E97130"/>
    <w:rsid w:val="00E972DA"/>
    <w:rsid w:val="00E977D0"/>
    <w:rsid w:val="00EA06CE"/>
    <w:rsid w:val="00EA115A"/>
    <w:rsid w:val="00EA12E4"/>
    <w:rsid w:val="00EA1CB3"/>
    <w:rsid w:val="00EA1D04"/>
    <w:rsid w:val="00EA2D16"/>
    <w:rsid w:val="00EA3467"/>
    <w:rsid w:val="00EA3660"/>
    <w:rsid w:val="00EA43EC"/>
    <w:rsid w:val="00EA5E27"/>
    <w:rsid w:val="00EA66B7"/>
    <w:rsid w:val="00EA6BA8"/>
    <w:rsid w:val="00EA70BB"/>
    <w:rsid w:val="00EB020F"/>
    <w:rsid w:val="00EB06B5"/>
    <w:rsid w:val="00EB09A4"/>
    <w:rsid w:val="00EB0E5B"/>
    <w:rsid w:val="00EB1045"/>
    <w:rsid w:val="00EB1243"/>
    <w:rsid w:val="00EB1BF8"/>
    <w:rsid w:val="00EB20F7"/>
    <w:rsid w:val="00EB3745"/>
    <w:rsid w:val="00EB3CE1"/>
    <w:rsid w:val="00EB4152"/>
    <w:rsid w:val="00EB4292"/>
    <w:rsid w:val="00EB5409"/>
    <w:rsid w:val="00EB5B63"/>
    <w:rsid w:val="00EB5BD7"/>
    <w:rsid w:val="00EB7510"/>
    <w:rsid w:val="00EC0020"/>
    <w:rsid w:val="00EC015B"/>
    <w:rsid w:val="00EC0618"/>
    <w:rsid w:val="00EC07A4"/>
    <w:rsid w:val="00EC0C33"/>
    <w:rsid w:val="00EC13A6"/>
    <w:rsid w:val="00EC19FE"/>
    <w:rsid w:val="00EC1D54"/>
    <w:rsid w:val="00EC2244"/>
    <w:rsid w:val="00EC4B04"/>
    <w:rsid w:val="00EC4E90"/>
    <w:rsid w:val="00EC6631"/>
    <w:rsid w:val="00EC6D34"/>
    <w:rsid w:val="00EC7397"/>
    <w:rsid w:val="00EC7926"/>
    <w:rsid w:val="00EC792B"/>
    <w:rsid w:val="00EC7A7B"/>
    <w:rsid w:val="00ED155D"/>
    <w:rsid w:val="00ED249F"/>
    <w:rsid w:val="00ED2707"/>
    <w:rsid w:val="00ED27F8"/>
    <w:rsid w:val="00ED33C6"/>
    <w:rsid w:val="00ED37E1"/>
    <w:rsid w:val="00ED38EA"/>
    <w:rsid w:val="00ED39FB"/>
    <w:rsid w:val="00ED40CE"/>
    <w:rsid w:val="00ED40E9"/>
    <w:rsid w:val="00ED40EC"/>
    <w:rsid w:val="00ED416A"/>
    <w:rsid w:val="00ED430E"/>
    <w:rsid w:val="00ED4B38"/>
    <w:rsid w:val="00ED5313"/>
    <w:rsid w:val="00ED606E"/>
    <w:rsid w:val="00ED69F9"/>
    <w:rsid w:val="00ED6CCF"/>
    <w:rsid w:val="00ED7149"/>
    <w:rsid w:val="00ED7583"/>
    <w:rsid w:val="00ED7B37"/>
    <w:rsid w:val="00ED7C3F"/>
    <w:rsid w:val="00EE04BE"/>
    <w:rsid w:val="00EE067B"/>
    <w:rsid w:val="00EE0AA7"/>
    <w:rsid w:val="00EE0DEA"/>
    <w:rsid w:val="00EE0F25"/>
    <w:rsid w:val="00EE0F3E"/>
    <w:rsid w:val="00EE1403"/>
    <w:rsid w:val="00EE1E5D"/>
    <w:rsid w:val="00EE2AFD"/>
    <w:rsid w:val="00EE2F37"/>
    <w:rsid w:val="00EE342E"/>
    <w:rsid w:val="00EE390B"/>
    <w:rsid w:val="00EE3D05"/>
    <w:rsid w:val="00EE3E72"/>
    <w:rsid w:val="00EE46FD"/>
    <w:rsid w:val="00EE5477"/>
    <w:rsid w:val="00EE56C5"/>
    <w:rsid w:val="00EE575A"/>
    <w:rsid w:val="00EE5937"/>
    <w:rsid w:val="00EE5F83"/>
    <w:rsid w:val="00EE6967"/>
    <w:rsid w:val="00EE6BF4"/>
    <w:rsid w:val="00EE71BC"/>
    <w:rsid w:val="00EE7D86"/>
    <w:rsid w:val="00EE7FC7"/>
    <w:rsid w:val="00EF04A3"/>
    <w:rsid w:val="00EF0E3C"/>
    <w:rsid w:val="00EF15D8"/>
    <w:rsid w:val="00EF2105"/>
    <w:rsid w:val="00EF213D"/>
    <w:rsid w:val="00EF234F"/>
    <w:rsid w:val="00EF2D32"/>
    <w:rsid w:val="00EF429E"/>
    <w:rsid w:val="00EF5DC7"/>
    <w:rsid w:val="00EF649F"/>
    <w:rsid w:val="00EF6CAD"/>
    <w:rsid w:val="00EF7371"/>
    <w:rsid w:val="00EF7A12"/>
    <w:rsid w:val="00EF7F92"/>
    <w:rsid w:val="00F00BBA"/>
    <w:rsid w:val="00F00F4E"/>
    <w:rsid w:val="00F01820"/>
    <w:rsid w:val="00F0422A"/>
    <w:rsid w:val="00F049AB"/>
    <w:rsid w:val="00F04F79"/>
    <w:rsid w:val="00F056F0"/>
    <w:rsid w:val="00F06A46"/>
    <w:rsid w:val="00F06FEE"/>
    <w:rsid w:val="00F07D18"/>
    <w:rsid w:val="00F07F90"/>
    <w:rsid w:val="00F11A56"/>
    <w:rsid w:val="00F11FD6"/>
    <w:rsid w:val="00F12538"/>
    <w:rsid w:val="00F13CDA"/>
    <w:rsid w:val="00F13F24"/>
    <w:rsid w:val="00F14371"/>
    <w:rsid w:val="00F14999"/>
    <w:rsid w:val="00F15B8F"/>
    <w:rsid w:val="00F16143"/>
    <w:rsid w:val="00F163FA"/>
    <w:rsid w:val="00F16D22"/>
    <w:rsid w:val="00F1733E"/>
    <w:rsid w:val="00F176CE"/>
    <w:rsid w:val="00F2066E"/>
    <w:rsid w:val="00F20969"/>
    <w:rsid w:val="00F20EAB"/>
    <w:rsid w:val="00F210AC"/>
    <w:rsid w:val="00F211CE"/>
    <w:rsid w:val="00F21BFE"/>
    <w:rsid w:val="00F223B3"/>
    <w:rsid w:val="00F2259B"/>
    <w:rsid w:val="00F228B2"/>
    <w:rsid w:val="00F23896"/>
    <w:rsid w:val="00F24B2F"/>
    <w:rsid w:val="00F25750"/>
    <w:rsid w:val="00F25BFB"/>
    <w:rsid w:val="00F25DDC"/>
    <w:rsid w:val="00F2656C"/>
    <w:rsid w:val="00F2679A"/>
    <w:rsid w:val="00F26AA0"/>
    <w:rsid w:val="00F27A77"/>
    <w:rsid w:val="00F27C4A"/>
    <w:rsid w:val="00F27C55"/>
    <w:rsid w:val="00F303BE"/>
    <w:rsid w:val="00F315AD"/>
    <w:rsid w:val="00F3169C"/>
    <w:rsid w:val="00F318FA"/>
    <w:rsid w:val="00F323ED"/>
    <w:rsid w:val="00F3258F"/>
    <w:rsid w:val="00F32FFD"/>
    <w:rsid w:val="00F33287"/>
    <w:rsid w:val="00F33349"/>
    <w:rsid w:val="00F33568"/>
    <w:rsid w:val="00F33A90"/>
    <w:rsid w:val="00F342DA"/>
    <w:rsid w:val="00F342EA"/>
    <w:rsid w:val="00F344E9"/>
    <w:rsid w:val="00F35575"/>
    <w:rsid w:val="00F368C6"/>
    <w:rsid w:val="00F36FA6"/>
    <w:rsid w:val="00F3774F"/>
    <w:rsid w:val="00F37D16"/>
    <w:rsid w:val="00F40B02"/>
    <w:rsid w:val="00F419E3"/>
    <w:rsid w:val="00F41A92"/>
    <w:rsid w:val="00F41BA0"/>
    <w:rsid w:val="00F42910"/>
    <w:rsid w:val="00F42B32"/>
    <w:rsid w:val="00F43224"/>
    <w:rsid w:val="00F44565"/>
    <w:rsid w:val="00F4490A"/>
    <w:rsid w:val="00F44BE7"/>
    <w:rsid w:val="00F45234"/>
    <w:rsid w:val="00F461F1"/>
    <w:rsid w:val="00F463DC"/>
    <w:rsid w:val="00F46BC5"/>
    <w:rsid w:val="00F475A8"/>
    <w:rsid w:val="00F476C2"/>
    <w:rsid w:val="00F47DC7"/>
    <w:rsid w:val="00F47FF2"/>
    <w:rsid w:val="00F50214"/>
    <w:rsid w:val="00F52679"/>
    <w:rsid w:val="00F52707"/>
    <w:rsid w:val="00F527DA"/>
    <w:rsid w:val="00F52C2C"/>
    <w:rsid w:val="00F53021"/>
    <w:rsid w:val="00F53B7C"/>
    <w:rsid w:val="00F53CCE"/>
    <w:rsid w:val="00F53EC7"/>
    <w:rsid w:val="00F545E0"/>
    <w:rsid w:val="00F54B66"/>
    <w:rsid w:val="00F5640F"/>
    <w:rsid w:val="00F566BD"/>
    <w:rsid w:val="00F56913"/>
    <w:rsid w:val="00F56ABB"/>
    <w:rsid w:val="00F56C82"/>
    <w:rsid w:val="00F574C7"/>
    <w:rsid w:val="00F57B53"/>
    <w:rsid w:val="00F57BBE"/>
    <w:rsid w:val="00F60968"/>
    <w:rsid w:val="00F609C3"/>
    <w:rsid w:val="00F616CC"/>
    <w:rsid w:val="00F61B8C"/>
    <w:rsid w:val="00F631D8"/>
    <w:rsid w:val="00F633E7"/>
    <w:rsid w:val="00F63846"/>
    <w:rsid w:val="00F63D3A"/>
    <w:rsid w:val="00F648EE"/>
    <w:rsid w:val="00F64B6B"/>
    <w:rsid w:val="00F65599"/>
    <w:rsid w:val="00F65616"/>
    <w:rsid w:val="00F66203"/>
    <w:rsid w:val="00F66331"/>
    <w:rsid w:val="00F66392"/>
    <w:rsid w:val="00F6669E"/>
    <w:rsid w:val="00F6787A"/>
    <w:rsid w:val="00F6787F"/>
    <w:rsid w:val="00F67BF6"/>
    <w:rsid w:val="00F67F1D"/>
    <w:rsid w:val="00F70997"/>
    <w:rsid w:val="00F72085"/>
    <w:rsid w:val="00F73ADB"/>
    <w:rsid w:val="00F73E2A"/>
    <w:rsid w:val="00F74EB1"/>
    <w:rsid w:val="00F75770"/>
    <w:rsid w:val="00F75FC9"/>
    <w:rsid w:val="00F76D77"/>
    <w:rsid w:val="00F77C18"/>
    <w:rsid w:val="00F77D1F"/>
    <w:rsid w:val="00F77FB9"/>
    <w:rsid w:val="00F80867"/>
    <w:rsid w:val="00F809AA"/>
    <w:rsid w:val="00F80E49"/>
    <w:rsid w:val="00F8172A"/>
    <w:rsid w:val="00F825C9"/>
    <w:rsid w:val="00F84115"/>
    <w:rsid w:val="00F84685"/>
    <w:rsid w:val="00F8487D"/>
    <w:rsid w:val="00F84BA8"/>
    <w:rsid w:val="00F84FDE"/>
    <w:rsid w:val="00F85372"/>
    <w:rsid w:val="00F879F6"/>
    <w:rsid w:val="00F87A86"/>
    <w:rsid w:val="00F87DFF"/>
    <w:rsid w:val="00F90A25"/>
    <w:rsid w:val="00F9169F"/>
    <w:rsid w:val="00F92CFE"/>
    <w:rsid w:val="00F93442"/>
    <w:rsid w:val="00F93C64"/>
    <w:rsid w:val="00F95E63"/>
    <w:rsid w:val="00F95F82"/>
    <w:rsid w:val="00F967CE"/>
    <w:rsid w:val="00F96D04"/>
    <w:rsid w:val="00F96EBE"/>
    <w:rsid w:val="00F97340"/>
    <w:rsid w:val="00F97AF6"/>
    <w:rsid w:val="00FA062F"/>
    <w:rsid w:val="00FA2640"/>
    <w:rsid w:val="00FA2F66"/>
    <w:rsid w:val="00FA3046"/>
    <w:rsid w:val="00FA341F"/>
    <w:rsid w:val="00FA396D"/>
    <w:rsid w:val="00FA45F3"/>
    <w:rsid w:val="00FA460B"/>
    <w:rsid w:val="00FA468A"/>
    <w:rsid w:val="00FA480F"/>
    <w:rsid w:val="00FA529B"/>
    <w:rsid w:val="00FA57B0"/>
    <w:rsid w:val="00FA6657"/>
    <w:rsid w:val="00FA6EB0"/>
    <w:rsid w:val="00FA79B9"/>
    <w:rsid w:val="00FA7BED"/>
    <w:rsid w:val="00FB1715"/>
    <w:rsid w:val="00FB1A90"/>
    <w:rsid w:val="00FB1AE0"/>
    <w:rsid w:val="00FB1AF6"/>
    <w:rsid w:val="00FB21B5"/>
    <w:rsid w:val="00FB2759"/>
    <w:rsid w:val="00FB2C3D"/>
    <w:rsid w:val="00FB2D83"/>
    <w:rsid w:val="00FB2EEB"/>
    <w:rsid w:val="00FB3077"/>
    <w:rsid w:val="00FB361D"/>
    <w:rsid w:val="00FB388A"/>
    <w:rsid w:val="00FB4038"/>
    <w:rsid w:val="00FB4F0F"/>
    <w:rsid w:val="00FB5A04"/>
    <w:rsid w:val="00FB5BB8"/>
    <w:rsid w:val="00FC0316"/>
    <w:rsid w:val="00FC18B4"/>
    <w:rsid w:val="00FC2792"/>
    <w:rsid w:val="00FC27AA"/>
    <w:rsid w:val="00FC2AB9"/>
    <w:rsid w:val="00FC2ACF"/>
    <w:rsid w:val="00FC37F3"/>
    <w:rsid w:val="00FC38D8"/>
    <w:rsid w:val="00FC3A83"/>
    <w:rsid w:val="00FC51CB"/>
    <w:rsid w:val="00FC5788"/>
    <w:rsid w:val="00FC6349"/>
    <w:rsid w:val="00FC6CB0"/>
    <w:rsid w:val="00FC6DE4"/>
    <w:rsid w:val="00FC70E3"/>
    <w:rsid w:val="00FC74F5"/>
    <w:rsid w:val="00FC78A1"/>
    <w:rsid w:val="00FD015E"/>
    <w:rsid w:val="00FD1706"/>
    <w:rsid w:val="00FD34F7"/>
    <w:rsid w:val="00FD3841"/>
    <w:rsid w:val="00FD38C6"/>
    <w:rsid w:val="00FD403C"/>
    <w:rsid w:val="00FD4753"/>
    <w:rsid w:val="00FD52FF"/>
    <w:rsid w:val="00FD5598"/>
    <w:rsid w:val="00FD56E2"/>
    <w:rsid w:val="00FD626A"/>
    <w:rsid w:val="00FD6687"/>
    <w:rsid w:val="00FD6C45"/>
    <w:rsid w:val="00FD6D69"/>
    <w:rsid w:val="00FD7530"/>
    <w:rsid w:val="00FD7857"/>
    <w:rsid w:val="00FD7A8C"/>
    <w:rsid w:val="00FE0F10"/>
    <w:rsid w:val="00FE154D"/>
    <w:rsid w:val="00FE1C7E"/>
    <w:rsid w:val="00FE2815"/>
    <w:rsid w:val="00FE3736"/>
    <w:rsid w:val="00FE3BDE"/>
    <w:rsid w:val="00FE50D8"/>
    <w:rsid w:val="00FE5330"/>
    <w:rsid w:val="00FF1639"/>
    <w:rsid w:val="00FF1F4A"/>
    <w:rsid w:val="00FF2401"/>
    <w:rsid w:val="00FF2434"/>
    <w:rsid w:val="00FF39EC"/>
    <w:rsid w:val="00FF4AF6"/>
    <w:rsid w:val="00FF52C9"/>
    <w:rsid w:val="00FF56D3"/>
    <w:rsid w:val="00FF66D7"/>
    <w:rsid w:val="00FF6ACD"/>
    <w:rsid w:val="00FF6C0F"/>
    <w:rsid w:val="00FF6DDB"/>
    <w:rsid w:val="00FF74FF"/>
    <w:rsid w:val="00FF7ECD"/>
    <w:rsid w:val="01870B13"/>
    <w:rsid w:val="02976BB1"/>
    <w:rsid w:val="0354C42E"/>
    <w:rsid w:val="037775C9"/>
    <w:rsid w:val="03C1BEB5"/>
    <w:rsid w:val="047C776D"/>
    <w:rsid w:val="048DDB30"/>
    <w:rsid w:val="04D71FFB"/>
    <w:rsid w:val="052DCFD6"/>
    <w:rsid w:val="053C5BF3"/>
    <w:rsid w:val="0560FBA1"/>
    <w:rsid w:val="05A30038"/>
    <w:rsid w:val="05FB2678"/>
    <w:rsid w:val="06F4C3E0"/>
    <w:rsid w:val="0827E67C"/>
    <w:rsid w:val="088E1316"/>
    <w:rsid w:val="0A308FFC"/>
    <w:rsid w:val="0A42A757"/>
    <w:rsid w:val="0A573989"/>
    <w:rsid w:val="0A8C8B3D"/>
    <w:rsid w:val="0AA1CC5F"/>
    <w:rsid w:val="0BC01C22"/>
    <w:rsid w:val="0C608E7E"/>
    <w:rsid w:val="0CD281E0"/>
    <w:rsid w:val="0CEC5FA5"/>
    <w:rsid w:val="0D980263"/>
    <w:rsid w:val="0DD4E153"/>
    <w:rsid w:val="0E8BA1AF"/>
    <w:rsid w:val="0E930B58"/>
    <w:rsid w:val="0E9F1C6E"/>
    <w:rsid w:val="0EB9A118"/>
    <w:rsid w:val="0F1E7D33"/>
    <w:rsid w:val="0F3CC05C"/>
    <w:rsid w:val="0FB9B7F6"/>
    <w:rsid w:val="102C28E2"/>
    <w:rsid w:val="10E550D6"/>
    <w:rsid w:val="120C7DC9"/>
    <w:rsid w:val="129CFD8E"/>
    <w:rsid w:val="12E2F714"/>
    <w:rsid w:val="13628E44"/>
    <w:rsid w:val="13673099"/>
    <w:rsid w:val="1393388D"/>
    <w:rsid w:val="14743377"/>
    <w:rsid w:val="149E8916"/>
    <w:rsid w:val="14AB3B2D"/>
    <w:rsid w:val="14D3C3D3"/>
    <w:rsid w:val="15161362"/>
    <w:rsid w:val="155A57B2"/>
    <w:rsid w:val="15AA7E0A"/>
    <w:rsid w:val="160E6FD1"/>
    <w:rsid w:val="180455EE"/>
    <w:rsid w:val="184BEDD5"/>
    <w:rsid w:val="19660275"/>
    <w:rsid w:val="199C3765"/>
    <w:rsid w:val="19D91814"/>
    <w:rsid w:val="1AF9A387"/>
    <w:rsid w:val="1C5ABFDD"/>
    <w:rsid w:val="1CDF6520"/>
    <w:rsid w:val="1CFBE466"/>
    <w:rsid w:val="1E2EAE5B"/>
    <w:rsid w:val="1E3CC0F5"/>
    <w:rsid w:val="1EFE9298"/>
    <w:rsid w:val="1F5C4F6C"/>
    <w:rsid w:val="1F5DD33F"/>
    <w:rsid w:val="1FB1E124"/>
    <w:rsid w:val="2043BCF8"/>
    <w:rsid w:val="20474DC9"/>
    <w:rsid w:val="206AB703"/>
    <w:rsid w:val="21423925"/>
    <w:rsid w:val="23488C92"/>
    <w:rsid w:val="2353CD86"/>
    <w:rsid w:val="236F44D7"/>
    <w:rsid w:val="239347FD"/>
    <w:rsid w:val="240D92FB"/>
    <w:rsid w:val="2433CFE5"/>
    <w:rsid w:val="246209EC"/>
    <w:rsid w:val="24C1A7DD"/>
    <w:rsid w:val="24D67E20"/>
    <w:rsid w:val="25471A5E"/>
    <w:rsid w:val="25603C2A"/>
    <w:rsid w:val="2574A382"/>
    <w:rsid w:val="260D62CC"/>
    <w:rsid w:val="26BB1741"/>
    <w:rsid w:val="2879EA30"/>
    <w:rsid w:val="2881403E"/>
    <w:rsid w:val="296163E9"/>
    <w:rsid w:val="29906FA7"/>
    <w:rsid w:val="299C7B8F"/>
    <w:rsid w:val="2A8731D2"/>
    <w:rsid w:val="2AA98396"/>
    <w:rsid w:val="2AD76364"/>
    <w:rsid w:val="2B1A1EE4"/>
    <w:rsid w:val="2C47A052"/>
    <w:rsid w:val="2CC23274"/>
    <w:rsid w:val="2CCA4C8B"/>
    <w:rsid w:val="2D83C86D"/>
    <w:rsid w:val="2DB8F241"/>
    <w:rsid w:val="2EF38074"/>
    <w:rsid w:val="2F00E018"/>
    <w:rsid w:val="2F2A3CBF"/>
    <w:rsid w:val="30285AAD"/>
    <w:rsid w:val="303254AB"/>
    <w:rsid w:val="30E17ABE"/>
    <w:rsid w:val="30E91A30"/>
    <w:rsid w:val="3126C1BE"/>
    <w:rsid w:val="313D07EE"/>
    <w:rsid w:val="3141A35B"/>
    <w:rsid w:val="31D50667"/>
    <w:rsid w:val="31DBA530"/>
    <w:rsid w:val="31DE6622"/>
    <w:rsid w:val="3209269D"/>
    <w:rsid w:val="3234DFFF"/>
    <w:rsid w:val="332D7E64"/>
    <w:rsid w:val="3344D7AA"/>
    <w:rsid w:val="336A670A"/>
    <w:rsid w:val="33911AA9"/>
    <w:rsid w:val="33E5BBD5"/>
    <w:rsid w:val="358E091E"/>
    <w:rsid w:val="35A714E9"/>
    <w:rsid w:val="37494247"/>
    <w:rsid w:val="37A2CB55"/>
    <w:rsid w:val="37C2DB85"/>
    <w:rsid w:val="37EDF4D9"/>
    <w:rsid w:val="380B39F2"/>
    <w:rsid w:val="382CD837"/>
    <w:rsid w:val="3874D9D8"/>
    <w:rsid w:val="38A7CE05"/>
    <w:rsid w:val="394E6498"/>
    <w:rsid w:val="395E60EB"/>
    <w:rsid w:val="3981B2F0"/>
    <w:rsid w:val="39B56372"/>
    <w:rsid w:val="3CC14A22"/>
    <w:rsid w:val="3CD701A2"/>
    <w:rsid w:val="3CF1052C"/>
    <w:rsid w:val="3D16BF4D"/>
    <w:rsid w:val="3D45EF8F"/>
    <w:rsid w:val="3D4D2F8B"/>
    <w:rsid w:val="3D71F56E"/>
    <w:rsid w:val="3D77AE6D"/>
    <w:rsid w:val="3DF6F21F"/>
    <w:rsid w:val="3E0C49C8"/>
    <w:rsid w:val="3E2AB347"/>
    <w:rsid w:val="3E649154"/>
    <w:rsid w:val="3F44C13F"/>
    <w:rsid w:val="41040AB4"/>
    <w:rsid w:val="41657C89"/>
    <w:rsid w:val="42017C21"/>
    <w:rsid w:val="42C44718"/>
    <w:rsid w:val="42E00411"/>
    <w:rsid w:val="4364936C"/>
    <w:rsid w:val="4409B930"/>
    <w:rsid w:val="44FC4367"/>
    <w:rsid w:val="455F3D56"/>
    <w:rsid w:val="45F24048"/>
    <w:rsid w:val="45F9B7E2"/>
    <w:rsid w:val="4757C5A7"/>
    <w:rsid w:val="4794CA13"/>
    <w:rsid w:val="47BF0B06"/>
    <w:rsid w:val="488B51D5"/>
    <w:rsid w:val="48CB6880"/>
    <w:rsid w:val="49B556D8"/>
    <w:rsid w:val="4B70A5EC"/>
    <w:rsid w:val="4BC829ED"/>
    <w:rsid w:val="4BCDB1F3"/>
    <w:rsid w:val="4C3C4FE8"/>
    <w:rsid w:val="4D866F30"/>
    <w:rsid w:val="4DDB8B5B"/>
    <w:rsid w:val="4DF217A6"/>
    <w:rsid w:val="4E362AFC"/>
    <w:rsid w:val="4E3C9304"/>
    <w:rsid w:val="4E4B1470"/>
    <w:rsid w:val="4E6A5F6F"/>
    <w:rsid w:val="4F077197"/>
    <w:rsid w:val="4F0FA13A"/>
    <w:rsid w:val="4F96E735"/>
    <w:rsid w:val="4FFD2634"/>
    <w:rsid w:val="500FDC75"/>
    <w:rsid w:val="50742B19"/>
    <w:rsid w:val="509B6ED0"/>
    <w:rsid w:val="51017AA7"/>
    <w:rsid w:val="513DEC98"/>
    <w:rsid w:val="51A36C74"/>
    <w:rsid w:val="51FADFCF"/>
    <w:rsid w:val="52CF2C0C"/>
    <w:rsid w:val="5323B508"/>
    <w:rsid w:val="53EC16FD"/>
    <w:rsid w:val="54D106C5"/>
    <w:rsid w:val="54FD9EBE"/>
    <w:rsid w:val="551A0D7A"/>
    <w:rsid w:val="5543AA55"/>
    <w:rsid w:val="55598CAD"/>
    <w:rsid w:val="55F4EFE4"/>
    <w:rsid w:val="56CB9882"/>
    <w:rsid w:val="56EDAEB5"/>
    <w:rsid w:val="579258C5"/>
    <w:rsid w:val="5856DD9B"/>
    <w:rsid w:val="5874071A"/>
    <w:rsid w:val="58BB420E"/>
    <w:rsid w:val="5956148E"/>
    <w:rsid w:val="595DD601"/>
    <w:rsid w:val="5973D231"/>
    <w:rsid w:val="59A21C3C"/>
    <w:rsid w:val="5A79FB0C"/>
    <w:rsid w:val="5AEF13DD"/>
    <w:rsid w:val="5AFFC4EA"/>
    <w:rsid w:val="5B32F0E2"/>
    <w:rsid w:val="5B5707EB"/>
    <w:rsid w:val="5C5AA437"/>
    <w:rsid w:val="5C6C5AAC"/>
    <w:rsid w:val="5CD55048"/>
    <w:rsid w:val="5E5F60BC"/>
    <w:rsid w:val="5E93A29A"/>
    <w:rsid w:val="5EA4DCC1"/>
    <w:rsid w:val="5F13695B"/>
    <w:rsid w:val="5F17204D"/>
    <w:rsid w:val="5F556867"/>
    <w:rsid w:val="6033A9FC"/>
    <w:rsid w:val="604F729F"/>
    <w:rsid w:val="6094DE68"/>
    <w:rsid w:val="6109E08B"/>
    <w:rsid w:val="61201C3F"/>
    <w:rsid w:val="618FEBD6"/>
    <w:rsid w:val="61B06F7E"/>
    <w:rsid w:val="6210C782"/>
    <w:rsid w:val="62457670"/>
    <w:rsid w:val="627CFF5D"/>
    <w:rsid w:val="628CA8FB"/>
    <w:rsid w:val="62B281C7"/>
    <w:rsid w:val="62EEA0D9"/>
    <w:rsid w:val="631E8820"/>
    <w:rsid w:val="6368DDE6"/>
    <w:rsid w:val="6385A1F5"/>
    <w:rsid w:val="639F217D"/>
    <w:rsid w:val="63EF18DE"/>
    <w:rsid w:val="64092C2E"/>
    <w:rsid w:val="640A7D01"/>
    <w:rsid w:val="644D5782"/>
    <w:rsid w:val="648A051D"/>
    <w:rsid w:val="64A9CC43"/>
    <w:rsid w:val="64B14FC7"/>
    <w:rsid w:val="64D8DAFC"/>
    <w:rsid w:val="6532C2FC"/>
    <w:rsid w:val="6573EB84"/>
    <w:rsid w:val="657BFF66"/>
    <w:rsid w:val="65ACB7F4"/>
    <w:rsid w:val="65D605E4"/>
    <w:rsid w:val="668CD2DC"/>
    <w:rsid w:val="66B697C4"/>
    <w:rsid w:val="66BA4D75"/>
    <w:rsid w:val="67413B7C"/>
    <w:rsid w:val="677C5BB8"/>
    <w:rsid w:val="67BA34F2"/>
    <w:rsid w:val="67DCBFA3"/>
    <w:rsid w:val="682D621F"/>
    <w:rsid w:val="68D5D278"/>
    <w:rsid w:val="693B1555"/>
    <w:rsid w:val="693E51B8"/>
    <w:rsid w:val="695ECFAE"/>
    <w:rsid w:val="6A989ADF"/>
    <w:rsid w:val="6A9A8CE8"/>
    <w:rsid w:val="6B23CCF6"/>
    <w:rsid w:val="6B2E0218"/>
    <w:rsid w:val="6B3B7153"/>
    <w:rsid w:val="6B5577EE"/>
    <w:rsid w:val="6BE32710"/>
    <w:rsid w:val="6C80D6E5"/>
    <w:rsid w:val="6CC2E859"/>
    <w:rsid w:val="6CD9DFDF"/>
    <w:rsid w:val="6D552580"/>
    <w:rsid w:val="6E4687AF"/>
    <w:rsid w:val="6E665619"/>
    <w:rsid w:val="6E6CA3D6"/>
    <w:rsid w:val="6EC64821"/>
    <w:rsid w:val="6FA657FC"/>
    <w:rsid w:val="70377B0F"/>
    <w:rsid w:val="705A7627"/>
    <w:rsid w:val="7063AE48"/>
    <w:rsid w:val="708E86C6"/>
    <w:rsid w:val="71139DBF"/>
    <w:rsid w:val="71AB245E"/>
    <w:rsid w:val="71DE7604"/>
    <w:rsid w:val="71DFF2D6"/>
    <w:rsid w:val="725BA409"/>
    <w:rsid w:val="725FD571"/>
    <w:rsid w:val="72A6FC15"/>
    <w:rsid w:val="73512121"/>
    <w:rsid w:val="73530724"/>
    <w:rsid w:val="73AFC304"/>
    <w:rsid w:val="740D02D7"/>
    <w:rsid w:val="74477110"/>
    <w:rsid w:val="745B31F8"/>
    <w:rsid w:val="750132C4"/>
    <w:rsid w:val="75E66641"/>
    <w:rsid w:val="76211FEA"/>
    <w:rsid w:val="7668970C"/>
    <w:rsid w:val="76A0D2F4"/>
    <w:rsid w:val="76AADBAA"/>
    <w:rsid w:val="76E002C9"/>
    <w:rsid w:val="76E058CF"/>
    <w:rsid w:val="77159DA3"/>
    <w:rsid w:val="77543F5F"/>
    <w:rsid w:val="775C256F"/>
    <w:rsid w:val="777FE5EA"/>
    <w:rsid w:val="778E32DC"/>
    <w:rsid w:val="78485CB5"/>
    <w:rsid w:val="789479C5"/>
    <w:rsid w:val="78E093F1"/>
    <w:rsid w:val="78F08927"/>
    <w:rsid w:val="79405C04"/>
    <w:rsid w:val="79D1D8B1"/>
    <w:rsid w:val="7A36FCA3"/>
    <w:rsid w:val="7A8EC286"/>
    <w:rsid w:val="7B0AA6CD"/>
    <w:rsid w:val="7B3F0AA7"/>
    <w:rsid w:val="7CFD9A51"/>
    <w:rsid w:val="7DC40C3F"/>
    <w:rsid w:val="7DF859C4"/>
    <w:rsid w:val="7E0382F5"/>
    <w:rsid w:val="7E79B33C"/>
    <w:rsid w:val="7EA135B1"/>
    <w:rsid w:val="7EB1AF74"/>
    <w:rsid w:val="7F2EE745"/>
    <w:rsid w:val="7F495702"/>
    <w:rsid w:val="7F5464C9"/>
    <w:rsid w:val="7FD616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5D263FB"/>
  <w15:chartTrackingRefBased/>
  <w15:docId w15:val="{F201A9FC-B797-4C72-B03D-0F9765F3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8B0"/>
    <w:pPr>
      <w:spacing w:line="240" w:lineRule="auto"/>
      <w:jc w:val="both"/>
    </w:pPr>
  </w:style>
  <w:style w:type="paragraph" w:styleId="Titre1">
    <w:name w:val="heading 1"/>
    <w:basedOn w:val="Normal"/>
    <w:next w:val="Normal"/>
    <w:link w:val="Titre1Car"/>
    <w:uiPriority w:val="9"/>
    <w:qFormat/>
    <w:rsid w:val="00680DB5"/>
    <w:pPr>
      <w:keepNext/>
      <w:keepLines/>
      <w:numPr>
        <w:numId w:val="5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0DB5"/>
    <w:pPr>
      <w:keepNext/>
      <w:keepLines/>
      <w:numPr>
        <w:ilvl w:val="1"/>
        <w:numId w:val="5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80DB5"/>
    <w:pPr>
      <w:keepNext/>
      <w:keepLines/>
      <w:numPr>
        <w:ilvl w:val="2"/>
        <w:numId w:val="5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80DB5"/>
    <w:pPr>
      <w:keepNext/>
      <w:keepLines/>
      <w:numPr>
        <w:ilvl w:val="3"/>
        <w:numId w:val="50"/>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680DB5"/>
    <w:pPr>
      <w:keepNext/>
      <w:keepLines/>
      <w:numPr>
        <w:ilvl w:val="4"/>
        <w:numId w:val="50"/>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80DB5"/>
    <w:pPr>
      <w:keepNext/>
      <w:keepLines/>
      <w:numPr>
        <w:ilvl w:val="5"/>
        <w:numId w:val="50"/>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80DB5"/>
    <w:pPr>
      <w:keepNext/>
      <w:keepLines/>
      <w:numPr>
        <w:ilvl w:val="6"/>
        <w:numId w:val="50"/>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80DB5"/>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0DB5"/>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6741"/>
    <w:pPr>
      <w:spacing w:after="0"/>
      <w:contextualSpacing/>
      <w:jc w:val="center"/>
    </w:pPr>
    <w:rPr>
      <w:rFonts w:asciiTheme="majorHAnsi" w:eastAsiaTheme="majorEastAsia" w:hAnsiTheme="majorHAnsi" w:cstheme="majorBidi"/>
      <w:spacing w:val="-10"/>
      <w:kern w:val="28"/>
      <w:sz w:val="80"/>
      <w:szCs w:val="56"/>
    </w:rPr>
  </w:style>
  <w:style w:type="character" w:customStyle="1" w:styleId="TitreCar">
    <w:name w:val="Titre Car"/>
    <w:basedOn w:val="Policepardfaut"/>
    <w:link w:val="Titre"/>
    <w:uiPriority w:val="10"/>
    <w:rsid w:val="00016741"/>
    <w:rPr>
      <w:rFonts w:asciiTheme="majorHAnsi" w:eastAsiaTheme="majorEastAsia" w:hAnsiTheme="majorHAnsi" w:cstheme="majorBidi"/>
      <w:spacing w:val="-10"/>
      <w:kern w:val="28"/>
      <w:sz w:val="80"/>
      <w:szCs w:val="56"/>
    </w:rPr>
  </w:style>
  <w:style w:type="character" w:customStyle="1" w:styleId="Titre1Car">
    <w:name w:val="Titre 1 Car"/>
    <w:basedOn w:val="Policepardfaut"/>
    <w:link w:val="Titre1"/>
    <w:uiPriority w:val="9"/>
    <w:rsid w:val="00680DB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0DB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80DB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680DB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680DB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80DB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80DB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80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0DB5"/>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rsid w:val="003735B1"/>
    <w:pPr>
      <w:ind w:left="0" w:firstLine="0"/>
      <w:outlineLvl w:val="9"/>
    </w:pPr>
    <w:rPr>
      <w:lang w:eastAsia="fr-FR"/>
    </w:rPr>
  </w:style>
  <w:style w:type="paragraph" w:styleId="TM1">
    <w:name w:val="toc 1"/>
    <w:basedOn w:val="Normal"/>
    <w:next w:val="Normal"/>
    <w:autoRedefine/>
    <w:uiPriority w:val="39"/>
    <w:unhideWhenUsed/>
    <w:rsid w:val="00C31770"/>
    <w:pPr>
      <w:tabs>
        <w:tab w:val="right" w:leader="dot" w:pos="9062"/>
      </w:tabs>
      <w:spacing w:after="100"/>
    </w:pPr>
  </w:style>
  <w:style w:type="paragraph" w:styleId="TM2">
    <w:name w:val="toc 2"/>
    <w:basedOn w:val="Normal"/>
    <w:next w:val="Normal"/>
    <w:autoRedefine/>
    <w:uiPriority w:val="39"/>
    <w:unhideWhenUsed/>
    <w:rsid w:val="003735B1"/>
    <w:pPr>
      <w:spacing w:after="100"/>
      <w:ind w:left="220"/>
    </w:pPr>
  </w:style>
  <w:style w:type="paragraph" w:styleId="TM3">
    <w:name w:val="toc 3"/>
    <w:basedOn w:val="Normal"/>
    <w:next w:val="Normal"/>
    <w:autoRedefine/>
    <w:uiPriority w:val="39"/>
    <w:unhideWhenUsed/>
    <w:rsid w:val="003735B1"/>
    <w:pPr>
      <w:spacing w:after="100"/>
      <w:ind w:left="440"/>
    </w:pPr>
  </w:style>
  <w:style w:type="character" w:styleId="Lienhypertexte">
    <w:name w:val="Hyperlink"/>
    <w:basedOn w:val="Policepardfaut"/>
    <w:uiPriority w:val="99"/>
    <w:unhideWhenUsed/>
    <w:rsid w:val="003735B1"/>
    <w:rPr>
      <w:color w:val="0563C1" w:themeColor="hyperlink"/>
      <w:u w:val="single"/>
    </w:rPr>
  </w:style>
  <w:style w:type="character" w:styleId="Marquedecommentaire">
    <w:name w:val="annotation reference"/>
    <w:basedOn w:val="Policepardfaut"/>
    <w:uiPriority w:val="99"/>
    <w:semiHidden/>
    <w:unhideWhenUsed/>
    <w:rsid w:val="00AD455A"/>
    <w:rPr>
      <w:sz w:val="16"/>
      <w:szCs w:val="16"/>
    </w:rPr>
  </w:style>
  <w:style w:type="paragraph" w:styleId="Commentaire">
    <w:name w:val="annotation text"/>
    <w:basedOn w:val="Normal"/>
    <w:link w:val="CommentaireCar"/>
    <w:uiPriority w:val="99"/>
    <w:semiHidden/>
    <w:unhideWhenUsed/>
    <w:rsid w:val="00AD455A"/>
    <w:rPr>
      <w:sz w:val="20"/>
      <w:szCs w:val="20"/>
    </w:rPr>
  </w:style>
  <w:style w:type="character" w:customStyle="1" w:styleId="CommentaireCar">
    <w:name w:val="Commentaire Car"/>
    <w:basedOn w:val="Policepardfaut"/>
    <w:link w:val="Commentaire"/>
    <w:uiPriority w:val="99"/>
    <w:semiHidden/>
    <w:rsid w:val="00AD455A"/>
    <w:rPr>
      <w:sz w:val="20"/>
      <w:szCs w:val="20"/>
    </w:rPr>
  </w:style>
  <w:style w:type="paragraph" w:styleId="Objetducommentaire">
    <w:name w:val="annotation subject"/>
    <w:basedOn w:val="Commentaire"/>
    <w:next w:val="Commentaire"/>
    <w:link w:val="ObjetducommentaireCar"/>
    <w:uiPriority w:val="99"/>
    <w:semiHidden/>
    <w:unhideWhenUsed/>
    <w:rsid w:val="00AD455A"/>
    <w:rPr>
      <w:b/>
      <w:bCs/>
    </w:rPr>
  </w:style>
  <w:style w:type="character" w:customStyle="1" w:styleId="ObjetducommentaireCar">
    <w:name w:val="Objet du commentaire Car"/>
    <w:basedOn w:val="CommentaireCar"/>
    <w:link w:val="Objetducommentaire"/>
    <w:uiPriority w:val="99"/>
    <w:semiHidden/>
    <w:rsid w:val="00AD455A"/>
    <w:rPr>
      <w:b/>
      <w:bCs/>
      <w:sz w:val="20"/>
      <w:szCs w:val="20"/>
    </w:rPr>
  </w:style>
  <w:style w:type="paragraph" w:styleId="Textedebulles">
    <w:name w:val="Balloon Text"/>
    <w:basedOn w:val="Normal"/>
    <w:link w:val="TextedebullesCar"/>
    <w:uiPriority w:val="99"/>
    <w:semiHidden/>
    <w:unhideWhenUsed/>
    <w:rsid w:val="00AD455A"/>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455A"/>
    <w:rPr>
      <w:rFonts w:ascii="Segoe UI" w:hAnsi="Segoe UI" w:cs="Segoe UI"/>
      <w:sz w:val="18"/>
      <w:szCs w:val="18"/>
    </w:rPr>
  </w:style>
  <w:style w:type="paragraph" w:styleId="Paragraphedeliste">
    <w:name w:val="List Paragraph"/>
    <w:basedOn w:val="Normal"/>
    <w:uiPriority w:val="34"/>
    <w:rsid w:val="009B5297"/>
    <w:pPr>
      <w:ind w:left="720"/>
      <w:contextualSpacing/>
    </w:pPr>
  </w:style>
  <w:style w:type="table" w:styleId="Grilledutableau">
    <w:name w:val="Table Grid"/>
    <w:basedOn w:val="TableauNormal"/>
    <w:uiPriority w:val="39"/>
    <w:rsid w:val="009B52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1Clair-Accentuation1">
    <w:name w:val="Grid Table 1 Light Accent 1"/>
    <w:basedOn w:val="TableauNormal"/>
    <w:uiPriority w:val="46"/>
    <w:rsid w:val="009B52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Sous-titre">
    <w:name w:val="Subtitle"/>
    <w:basedOn w:val="Normal"/>
    <w:next w:val="Normal"/>
    <w:link w:val="Sous-titreCar"/>
    <w:uiPriority w:val="11"/>
    <w:rsid w:val="000555F7"/>
    <w:pPr>
      <w:numPr>
        <w:ilvl w:val="1"/>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555F7"/>
    <w:rPr>
      <w:rFonts w:eastAsiaTheme="minorEastAsia"/>
      <w:color w:val="5A5A5A" w:themeColor="text1" w:themeTint="A5"/>
      <w:spacing w:val="15"/>
    </w:rPr>
  </w:style>
  <w:style w:type="paragraph" w:styleId="En-tte">
    <w:name w:val="header"/>
    <w:basedOn w:val="Normal"/>
    <w:link w:val="En-tteCar"/>
    <w:uiPriority w:val="99"/>
    <w:unhideWhenUsed/>
    <w:rsid w:val="004C26B4"/>
    <w:pPr>
      <w:tabs>
        <w:tab w:val="center" w:pos="4536"/>
        <w:tab w:val="right" w:pos="9072"/>
      </w:tabs>
      <w:spacing w:after="0"/>
    </w:pPr>
  </w:style>
  <w:style w:type="character" w:customStyle="1" w:styleId="En-tteCar">
    <w:name w:val="En-tête Car"/>
    <w:basedOn w:val="Policepardfaut"/>
    <w:link w:val="En-tte"/>
    <w:uiPriority w:val="99"/>
    <w:rsid w:val="004C26B4"/>
  </w:style>
  <w:style w:type="paragraph" w:styleId="Pieddepage">
    <w:name w:val="footer"/>
    <w:basedOn w:val="Normal"/>
    <w:link w:val="PieddepageCar"/>
    <w:uiPriority w:val="99"/>
    <w:unhideWhenUsed/>
    <w:rsid w:val="004C26B4"/>
    <w:pPr>
      <w:tabs>
        <w:tab w:val="center" w:pos="4536"/>
        <w:tab w:val="right" w:pos="9072"/>
      </w:tabs>
      <w:spacing w:after="0"/>
    </w:pPr>
  </w:style>
  <w:style w:type="character" w:customStyle="1" w:styleId="PieddepageCar">
    <w:name w:val="Pied de page Car"/>
    <w:basedOn w:val="Policepardfaut"/>
    <w:link w:val="Pieddepage"/>
    <w:uiPriority w:val="99"/>
    <w:rsid w:val="004C26B4"/>
  </w:style>
  <w:style w:type="character" w:styleId="Textedelespacerserv">
    <w:name w:val="Placeholder Text"/>
    <w:basedOn w:val="Policepardfaut"/>
    <w:uiPriority w:val="99"/>
    <w:semiHidden/>
    <w:rsid w:val="00B35AF4"/>
    <w:rPr>
      <w:color w:val="808080"/>
    </w:rPr>
  </w:style>
  <w:style w:type="paragraph" w:styleId="Rvision">
    <w:name w:val="Revision"/>
    <w:hidden/>
    <w:uiPriority w:val="99"/>
    <w:semiHidden/>
    <w:rsid w:val="00634B81"/>
    <w:pPr>
      <w:spacing w:after="0" w:line="240" w:lineRule="auto"/>
    </w:pPr>
  </w:style>
  <w:style w:type="character" w:styleId="Lienhypertextesuivivisit">
    <w:name w:val="FollowedHyperlink"/>
    <w:basedOn w:val="Policepardfaut"/>
    <w:uiPriority w:val="99"/>
    <w:semiHidden/>
    <w:unhideWhenUsed/>
    <w:rsid w:val="00BE1462"/>
    <w:rPr>
      <w:color w:val="954F72" w:themeColor="followedHyperlink"/>
      <w:u w:val="single"/>
    </w:rPr>
  </w:style>
  <w:style w:type="paragraph" w:customStyle="1" w:styleId="Default">
    <w:name w:val="Default"/>
    <w:rsid w:val="00BA718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B4121C"/>
    <w:pPr>
      <w:spacing w:before="100" w:beforeAutospacing="1" w:after="100" w:afterAutospacing="1"/>
      <w:jc w:val="left"/>
    </w:pPr>
    <w:rPr>
      <w:rFonts w:ascii="Times New Roman" w:eastAsiaTheme="minorEastAsia" w:hAnsi="Times New Roman" w:cs="Times New Roman"/>
      <w:sz w:val="24"/>
      <w:szCs w:val="24"/>
      <w:lang w:eastAsia="fr-FR"/>
    </w:rPr>
  </w:style>
  <w:style w:type="table" w:styleId="TableauGrille4-Accentuation1">
    <w:name w:val="Grid Table 4 Accent 1"/>
    <w:basedOn w:val="TableauNormal"/>
    <w:uiPriority w:val="49"/>
    <w:rsid w:val="0027613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1">
    <w:name w:val="Grid Table 2 Accent 1"/>
    <w:basedOn w:val="TableauNormal"/>
    <w:uiPriority w:val="47"/>
    <w:rsid w:val="0027613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5">
    <w:name w:val="Grid Table 5 Dark Accent 5"/>
    <w:basedOn w:val="TableauNormal"/>
    <w:uiPriority w:val="50"/>
    <w:rsid w:val="002761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Liste1Clair">
    <w:name w:val="List Table 1 Light"/>
    <w:basedOn w:val="TableauNormal"/>
    <w:uiPriority w:val="46"/>
    <w:rsid w:val="006828B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rsid w:val="00584FEE"/>
    <w:pPr>
      <w:spacing w:after="200"/>
    </w:pPr>
    <w:rPr>
      <w:i/>
      <w:iCs/>
      <w:color w:val="44546A" w:themeColor="text2"/>
      <w:sz w:val="18"/>
      <w:szCs w:val="18"/>
    </w:rPr>
  </w:style>
  <w:style w:type="paragraph" w:customStyle="1" w:styleId="Titreimage">
    <w:name w:val="Titre image"/>
    <w:basedOn w:val="Sous-titre"/>
    <w:next w:val="Normal"/>
    <w:link w:val="TitreimageCar"/>
    <w:rsid w:val="00277A35"/>
    <w:rPr>
      <w:i/>
      <w:iCs/>
      <w:color w:val="44546A" w:themeColor="text2"/>
      <w:sz w:val="18"/>
      <w:szCs w:val="18"/>
    </w:rPr>
  </w:style>
  <w:style w:type="character" w:customStyle="1" w:styleId="TitreimageCar">
    <w:name w:val="Titre image Car"/>
    <w:basedOn w:val="Sous-titreCar"/>
    <w:link w:val="Titreimage"/>
    <w:rsid w:val="00277A35"/>
    <w:rPr>
      <w:rFonts w:eastAsiaTheme="minorEastAsia"/>
      <w:i/>
      <w:iCs/>
      <w:color w:val="44546A" w:themeColor="text2"/>
      <w:spacing w:val="15"/>
      <w:sz w:val="18"/>
      <w:szCs w:val="18"/>
    </w:rPr>
  </w:style>
  <w:style w:type="character" w:customStyle="1" w:styleId="apple-converted-space">
    <w:name w:val="apple-converted-space"/>
    <w:basedOn w:val="Policepardfaut"/>
    <w:rsid w:val="00BD2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4259">
      <w:bodyDiv w:val="1"/>
      <w:marLeft w:val="0"/>
      <w:marRight w:val="0"/>
      <w:marTop w:val="0"/>
      <w:marBottom w:val="0"/>
      <w:divBdr>
        <w:top w:val="none" w:sz="0" w:space="0" w:color="auto"/>
        <w:left w:val="none" w:sz="0" w:space="0" w:color="auto"/>
        <w:bottom w:val="none" w:sz="0" w:space="0" w:color="auto"/>
        <w:right w:val="none" w:sz="0" w:space="0" w:color="auto"/>
      </w:divBdr>
    </w:div>
    <w:div w:id="244918521">
      <w:bodyDiv w:val="1"/>
      <w:marLeft w:val="0"/>
      <w:marRight w:val="0"/>
      <w:marTop w:val="0"/>
      <w:marBottom w:val="0"/>
      <w:divBdr>
        <w:top w:val="none" w:sz="0" w:space="0" w:color="auto"/>
        <w:left w:val="none" w:sz="0" w:space="0" w:color="auto"/>
        <w:bottom w:val="none" w:sz="0" w:space="0" w:color="auto"/>
        <w:right w:val="none" w:sz="0" w:space="0" w:color="auto"/>
      </w:divBdr>
    </w:div>
    <w:div w:id="405688139">
      <w:bodyDiv w:val="1"/>
      <w:marLeft w:val="0"/>
      <w:marRight w:val="0"/>
      <w:marTop w:val="0"/>
      <w:marBottom w:val="0"/>
      <w:divBdr>
        <w:top w:val="none" w:sz="0" w:space="0" w:color="auto"/>
        <w:left w:val="none" w:sz="0" w:space="0" w:color="auto"/>
        <w:bottom w:val="none" w:sz="0" w:space="0" w:color="auto"/>
        <w:right w:val="none" w:sz="0" w:space="0" w:color="auto"/>
      </w:divBdr>
    </w:div>
    <w:div w:id="635717544">
      <w:bodyDiv w:val="1"/>
      <w:marLeft w:val="0"/>
      <w:marRight w:val="0"/>
      <w:marTop w:val="0"/>
      <w:marBottom w:val="0"/>
      <w:divBdr>
        <w:top w:val="none" w:sz="0" w:space="0" w:color="auto"/>
        <w:left w:val="none" w:sz="0" w:space="0" w:color="auto"/>
        <w:bottom w:val="none" w:sz="0" w:space="0" w:color="auto"/>
        <w:right w:val="none" w:sz="0" w:space="0" w:color="auto"/>
      </w:divBdr>
    </w:div>
    <w:div w:id="753087213">
      <w:bodyDiv w:val="1"/>
      <w:marLeft w:val="0"/>
      <w:marRight w:val="0"/>
      <w:marTop w:val="0"/>
      <w:marBottom w:val="0"/>
      <w:divBdr>
        <w:top w:val="none" w:sz="0" w:space="0" w:color="auto"/>
        <w:left w:val="none" w:sz="0" w:space="0" w:color="auto"/>
        <w:bottom w:val="none" w:sz="0" w:space="0" w:color="auto"/>
        <w:right w:val="none" w:sz="0" w:space="0" w:color="auto"/>
      </w:divBdr>
    </w:div>
    <w:div w:id="840269190">
      <w:bodyDiv w:val="1"/>
      <w:marLeft w:val="0"/>
      <w:marRight w:val="0"/>
      <w:marTop w:val="0"/>
      <w:marBottom w:val="0"/>
      <w:divBdr>
        <w:top w:val="none" w:sz="0" w:space="0" w:color="auto"/>
        <w:left w:val="none" w:sz="0" w:space="0" w:color="auto"/>
        <w:bottom w:val="none" w:sz="0" w:space="0" w:color="auto"/>
        <w:right w:val="none" w:sz="0" w:space="0" w:color="auto"/>
      </w:divBdr>
    </w:div>
    <w:div w:id="1156409558">
      <w:bodyDiv w:val="1"/>
      <w:marLeft w:val="0"/>
      <w:marRight w:val="0"/>
      <w:marTop w:val="0"/>
      <w:marBottom w:val="0"/>
      <w:divBdr>
        <w:top w:val="none" w:sz="0" w:space="0" w:color="auto"/>
        <w:left w:val="none" w:sz="0" w:space="0" w:color="auto"/>
        <w:bottom w:val="none" w:sz="0" w:space="0" w:color="auto"/>
        <w:right w:val="none" w:sz="0" w:space="0" w:color="auto"/>
      </w:divBdr>
    </w:div>
    <w:div w:id="1763989758">
      <w:bodyDiv w:val="1"/>
      <w:marLeft w:val="0"/>
      <w:marRight w:val="0"/>
      <w:marTop w:val="0"/>
      <w:marBottom w:val="0"/>
      <w:divBdr>
        <w:top w:val="none" w:sz="0" w:space="0" w:color="auto"/>
        <w:left w:val="none" w:sz="0" w:space="0" w:color="auto"/>
        <w:bottom w:val="none" w:sz="0" w:space="0" w:color="auto"/>
        <w:right w:val="none" w:sz="0" w:space="0" w:color="auto"/>
      </w:divBdr>
    </w:div>
    <w:div w:id="1925723278">
      <w:bodyDiv w:val="1"/>
      <w:marLeft w:val="0"/>
      <w:marRight w:val="0"/>
      <w:marTop w:val="0"/>
      <w:marBottom w:val="0"/>
      <w:divBdr>
        <w:top w:val="none" w:sz="0" w:space="0" w:color="auto"/>
        <w:left w:val="none" w:sz="0" w:space="0" w:color="auto"/>
        <w:bottom w:val="none" w:sz="0" w:space="0" w:color="auto"/>
        <w:right w:val="none" w:sz="0" w:space="0" w:color="auto"/>
      </w:divBdr>
    </w:div>
    <w:div w:id="1965305258">
      <w:bodyDiv w:val="1"/>
      <w:marLeft w:val="0"/>
      <w:marRight w:val="0"/>
      <w:marTop w:val="0"/>
      <w:marBottom w:val="0"/>
      <w:divBdr>
        <w:top w:val="none" w:sz="0" w:space="0" w:color="auto"/>
        <w:left w:val="none" w:sz="0" w:space="0" w:color="auto"/>
        <w:bottom w:val="none" w:sz="0" w:space="0" w:color="auto"/>
        <w:right w:val="none" w:sz="0" w:space="0" w:color="auto"/>
      </w:divBdr>
    </w:div>
    <w:div w:id="206975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ana.martelli@heig-vd.ch"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s://docs.jboss.org/hibernate/stable/core.old/reference/fr/html/" TargetMode="External"/><Relationship Id="rId50" Type="http://schemas.openxmlformats.org/officeDocument/2006/relationships/hyperlink" Target="http://www.labo-microsoft.org/" TargetMode="External"/><Relationship Id="rId55" Type="http://schemas.openxmlformats.org/officeDocument/2006/relationships/hyperlink" Target="https://www.youtube.com/"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mailto:wojciech.myszkorowski@heig-vd.ch"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eg"/><Relationship Id="rId45" Type="http://schemas.openxmlformats.org/officeDocument/2006/relationships/hyperlink" Target="http://www.developpez.com/" TargetMode="External"/><Relationship Id="rId53" Type="http://schemas.openxmlformats.org/officeDocument/2006/relationships/hyperlink" Target="http://stackoverflow.com/" TargetMode="External"/><Relationship Id="rId58" Type="http://schemas.openxmlformats.org/officeDocument/2006/relationships/hyperlink" Target="https://openclassrooms.com"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4.png"/><Relationship Id="rId14" Type="http://schemas.openxmlformats.org/officeDocument/2006/relationships/hyperlink" Target="mailto:camilo.pineda@heig-vd.ch"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jfree.org/jfreechart/" TargetMode="External"/><Relationship Id="rId56" Type="http://schemas.openxmlformats.org/officeDocument/2006/relationships/hyperlink" Target="http://cs108.epfl.ch/archive/14/"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msdn.microsoft.com/" TargetMode="External"/><Relationship Id="rId3" Type="http://schemas.openxmlformats.org/officeDocument/2006/relationships/styles" Target="styles.xml"/><Relationship Id="rId12" Type="http://schemas.openxmlformats.org/officeDocument/2006/relationships/hyperlink" Target="mailto:loan.lassalle@cpnv.ch" TargetMode="External"/><Relationship Id="rId17" Type="http://schemas.openxmlformats.org/officeDocument/2006/relationships/image" Target="media/image2.png"/><Relationship Id="rId25" Type="http://schemas.openxmlformats.org/officeDocument/2006/relationships/hyperlink" Target="http://a.tile.openstreetmap.org/17/67960/46219.png"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itextpdf.com/" TargetMode="External"/><Relationship Id="rId59"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5.JPG"/><Relationship Id="rId54" Type="http://schemas.openxmlformats.org/officeDocument/2006/relationships/hyperlink" Target="http://wikipedia.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eremie.zanone@heig-vd.ch"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hyperlink" Target="http://blogs.msdn.com/" TargetMode="External"/><Relationship Id="rId57" Type="http://schemas.openxmlformats.org/officeDocument/2006/relationships/hyperlink" Target="https://docs.oracle.com/en/java/" TargetMode="External"/><Relationship Id="rId10" Type="http://schemas.openxmlformats.org/officeDocument/2006/relationships/hyperlink" Target="mailto:tano.iannetta@heig-vd.ch"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upport.microsoft.com/" TargetMode="External"/><Relationship Id="rId60"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31903-1869-411D-B2EC-74D17BCC2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11782</Words>
  <Characters>64806</Characters>
  <Application>Microsoft Office Word</Application>
  <DocSecurity>0</DocSecurity>
  <Lines>540</Lines>
  <Paragraphs>152</Paragraphs>
  <ScaleCrop>false</ScaleCrop>
  <HeadingPairs>
    <vt:vector size="2" baseType="variant">
      <vt:variant>
        <vt:lpstr>Titre</vt:lpstr>
      </vt:variant>
      <vt:variant>
        <vt:i4>1</vt:i4>
      </vt:variant>
    </vt:vector>
  </HeadingPairs>
  <TitlesOfParts>
    <vt:vector size="1" baseType="lpstr">
      <vt:lpstr>SmartCity</vt:lpstr>
    </vt:vector>
  </TitlesOfParts>
  <Company>Microsoft</Company>
  <LinksUpToDate>false</LinksUpToDate>
  <CharactersWithSpaces>76436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SmartCity</dc:title>
  <dc:subject/>
  <dc:creator>Loan Lassalle</dc:creator>
  <cp:keywords/>
  <dc:description/>
  <cp:lastModifiedBy>Loan Lassalle</cp:lastModifiedBy>
  <cp:revision>2</cp:revision>
  <dcterms:created xsi:type="dcterms:W3CDTF">2017-05-29T10:26:00Z</dcterms:created>
  <dcterms:modified xsi:type="dcterms:W3CDTF">2017-05-29T10:26:00Z</dcterms:modified>
</cp:coreProperties>
</file>